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067904" w14:textId="77777777" w:rsidR="00A10242" w:rsidRPr="00101AF5" w:rsidRDefault="00A10242" w:rsidP="00A10242">
      <w:pPr>
        <w:pStyle w:val="Heading3"/>
        <w:rPr>
          <w:rFonts w:ascii="Avenir Medium" w:hAnsi="Avenir Medium"/>
          <w:color w:val="000000" w:themeColor="text1"/>
          <w:sz w:val="32"/>
          <w:szCs w:val="32"/>
        </w:rPr>
      </w:pPr>
      <w:r w:rsidRPr="00101AF5">
        <w:rPr>
          <w:rStyle w:val="Strong"/>
          <w:rFonts w:ascii="Avenir Medium" w:hAnsi="Avenir Medium"/>
          <w:color w:val="000000" w:themeColor="text1"/>
          <w:sz w:val="32"/>
          <w:szCs w:val="32"/>
        </w:rPr>
        <w:t>Types of Staff and Their Grades at Ilorin Innovation Hub</w:t>
      </w:r>
    </w:p>
    <w:p w14:paraId="045D48C0" w14:textId="77777777" w:rsidR="00A10242" w:rsidRPr="00A10242" w:rsidRDefault="00A10242" w:rsidP="00A10242">
      <w:pPr>
        <w:pStyle w:val="NormalWeb"/>
        <w:rPr>
          <w:rFonts w:ascii="Avenir Book" w:hAnsi="Avenir Book"/>
          <w:color w:val="000000" w:themeColor="text1"/>
        </w:rPr>
      </w:pPr>
      <w:r w:rsidRPr="00A10242">
        <w:rPr>
          <w:rFonts w:ascii="Avenir Book" w:hAnsi="Avenir Book"/>
          <w:color w:val="000000" w:themeColor="text1"/>
        </w:rPr>
        <w:t xml:space="preserve">The Ilorin Innovation Hub’s staff structure is organized into 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>four main categories</w:t>
      </w:r>
      <w:r w:rsidRPr="00A10242">
        <w:rPr>
          <w:rFonts w:ascii="Avenir Book" w:hAnsi="Avenir Book"/>
          <w:color w:val="000000" w:themeColor="text1"/>
        </w:rPr>
        <w:t xml:space="preserve"> based on responsibilities, decision-making authority, and expertise. Each grade has 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>three sub-</w:t>
      </w:r>
      <w:commentRangeStart w:id="0"/>
      <w:r w:rsidRPr="00A10242">
        <w:rPr>
          <w:rStyle w:val="Strong"/>
          <w:rFonts w:ascii="Avenir Book" w:eastAsiaTheme="majorEastAsia" w:hAnsi="Avenir Book"/>
          <w:color w:val="000000" w:themeColor="text1"/>
        </w:rPr>
        <w:t>levels</w:t>
      </w:r>
      <w:commentRangeEnd w:id="0"/>
      <w:r w:rsidR="001B115C">
        <w:rPr>
          <w:rStyle w:val="CommentReference"/>
        </w:rPr>
        <w:commentReference w:id="0"/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 (e.g., E1 </w:t>
      </w:r>
      <w:r w:rsidRPr="00A10242">
        <w:rPr>
          <w:rStyle w:val="Strong"/>
          <w:rFonts w:eastAsiaTheme="majorEastAsia"/>
          <w:color w:val="000000" w:themeColor="text1"/>
        </w:rPr>
        <w:t>→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 E2 </w:t>
      </w:r>
      <w:r w:rsidRPr="00A10242">
        <w:rPr>
          <w:rStyle w:val="Strong"/>
          <w:rFonts w:eastAsiaTheme="majorEastAsia"/>
          <w:color w:val="000000" w:themeColor="text1"/>
        </w:rPr>
        <w:t>→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 E3)</w:t>
      </w:r>
      <w:r w:rsidRPr="00A10242">
        <w:rPr>
          <w:rFonts w:ascii="Avenir Book" w:hAnsi="Avenir Book"/>
          <w:color w:val="000000" w:themeColor="text1"/>
        </w:rPr>
        <w:t xml:space="preserve"> to allow for structured career progression within the same role before promotion to the next </w:t>
      </w:r>
      <w:commentRangeStart w:id="1"/>
      <w:r w:rsidRPr="00A10242">
        <w:rPr>
          <w:rFonts w:ascii="Avenir Book" w:hAnsi="Avenir Book"/>
          <w:color w:val="000000" w:themeColor="text1"/>
        </w:rPr>
        <w:t>grade</w:t>
      </w:r>
      <w:commentRangeEnd w:id="1"/>
      <w:r w:rsidR="001B115C">
        <w:rPr>
          <w:rStyle w:val="CommentReference"/>
        </w:rPr>
        <w:commentReference w:id="1"/>
      </w:r>
      <w:r w:rsidRPr="00A10242">
        <w:rPr>
          <w:rFonts w:ascii="Avenir Book" w:hAnsi="Avenir Book"/>
          <w:color w:val="000000" w:themeColor="text1"/>
        </w:rPr>
        <w:t>.</w:t>
      </w:r>
    </w:p>
    <w:p w14:paraId="09BCAD5E" w14:textId="77777777" w:rsidR="00A10242" w:rsidRPr="00A10242" w:rsidRDefault="00E829E5" w:rsidP="00A10242">
      <w:pPr>
        <w:rPr>
          <w:rFonts w:ascii="Avenir Book" w:hAnsi="Avenir Book"/>
          <w:color w:val="000000" w:themeColor="text1"/>
        </w:rPr>
      </w:pPr>
      <w:r>
        <w:rPr>
          <w:rFonts w:ascii="Avenir Book" w:hAnsi="Avenir Book"/>
          <w:noProof/>
          <w:color w:val="000000" w:themeColor="text1"/>
        </w:rPr>
        <w:pict w14:anchorId="5E0215CC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2653AACB" w14:textId="77777777" w:rsidR="00A10242" w:rsidRPr="00A10242" w:rsidRDefault="00A10242" w:rsidP="00A10242">
      <w:pPr>
        <w:pStyle w:val="Heading3"/>
        <w:rPr>
          <w:rFonts w:ascii="Avenir Book" w:hAnsi="Avenir Book"/>
          <w:color w:val="000000" w:themeColor="text1"/>
          <w:sz w:val="24"/>
          <w:szCs w:val="24"/>
        </w:rPr>
      </w:pPr>
      <w:r w:rsidRPr="00A10242">
        <w:rPr>
          <w:rStyle w:val="Strong"/>
          <w:rFonts w:ascii="Avenir Book" w:hAnsi="Avenir Book"/>
          <w:color w:val="000000" w:themeColor="text1"/>
          <w:sz w:val="24"/>
          <w:szCs w:val="24"/>
        </w:rPr>
        <w:t xml:space="preserve">1. Executive &amp; Senior Leadership </w:t>
      </w:r>
      <w:commentRangeStart w:id="2"/>
      <w:r w:rsidRPr="00A10242">
        <w:rPr>
          <w:rStyle w:val="Strong"/>
          <w:rFonts w:ascii="Avenir Book" w:hAnsi="Avenir Book"/>
          <w:color w:val="000000" w:themeColor="text1"/>
          <w:sz w:val="24"/>
          <w:szCs w:val="24"/>
        </w:rPr>
        <w:t>Staff</w:t>
      </w:r>
      <w:commentRangeEnd w:id="2"/>
      <w:r w:rsidR="001B115C">
        <w:rPr>
          <w:rStyle w:val="CommentReference"/>
          <w:rFonts w:eastAsia="Times New Roman" w:cs="Times New Roman"/>
          <w:color w:val="auto"/>
        </w:rPr>
        <w:commentReference w:id="2"/>
      </w:r>
    </w:p>
    <w:p w14:paraId="72CBF7B3" w14:textId="77777777" w:rsidR="00A10242" w:rsidRPr="00A10242" w:rsidRDefault="00A10242" w:rsidP="00A10242">
      <w:pPr>
        <w:pStyle w:val="NormalWeb"/>
        <w:rPr>
          <w:rFonts w:ascii="Avenir Book" w:hAnsi="Avenir Book"/>
          <w:color w:val="000000" w:themeColor="text1"/>
        </w:rPr>
      </w:pPr>
      <w:r w:rsidRPr="00A10242">
        <w:rPr>
          <w:rFonts w:ascii="Avenir Book" w:hAnsi="Avenir Book"/>
          <w:color w:val="000000" w:themeColor="text1"/>
        </w:rPr>
        <w:t>These roles are responsible for setting the overall vision, strategy, and governance of the hub.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670"/>
        <w:gridCol w:w="1231"/>
      </w:tblGrid>
      <w:tr w:rsidR="00A10242" w:rsidRPr="00A10242" w14:paraId="1D0E53B7" w14:textId="77777777" w:rsidTr="00701B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A7296" w14:textId="77777777" w:rsidR="00A10242" w:rsidRPr="00A10242" w:rsidRDefault="00A10242">
            <w:pPr>
              <w:jc w:val="center"/>
              <w:rPr>
                <w:rFonts w:ascii="Avenir Book" w:hAnsi="Avenir Book"/>
                <w:b/>
                <w:bCs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E3A8EFA" w14:textId="77777777" w:rsidR="00A10242" w:rsidRPr="00A10242" w:rsidRDefault="00A10242">
            <w:pPr>
              <w:jc w:val="center"/>
              <w:rPr>
                <w:rFonts w:ascii="Avenir Book" w:hAnsi="Avenir Book"/>
                <w:b/>
                <w:bCs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078BE64A" w14:textId="77777777" w:rsidR="00A10242" w:rsidRPr="00A10242" w:rsidRDefault="00A10242">
            <w:pPr>
              <w:jc w:val="center"/>
              <w:rPr>
                <w:rFonts w:ascii="Avenir Book" w:hAnsi="Avenir Book"/>
                <w:b/>
                <w:bCs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Sub-Grades</w:t>
            </w:r>
          </w:p>
        </w:tc>
      </w:tr>
      <w:tr w:rsidR="00A10242" w:rsidRPr="00A10242" w14:paraId="5D234CEE" w14:textId="77777777" w:rsidTr="00701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E5B1D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Managing Director</w:t>
            </w:r>
          </w:p>
        </w:tc>
        <w:tc>
          <w:tcPr>
            <w:tcW w:w="0" w:type="auto"/>
            <w:vAlign w:val="center"/>
            <w:hideMark/>
          </w:tcPr>
          <w:p w14:paraId="40EA33E3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Fonts w:ascii="Avenir Book" w:hAnsi="Avenir Book"/>
                <w:color w:val="000000" w:themeColor="text1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3D568D3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Fonts w:ascii="Avenir Book" w:hAnsi="Avenir Book"/>
                <w:color w:val="000000" w:themeColor="text1"/>
              </w:rPr>
              <w:t>A1, A2, A3</w:t>
            </w:r>
          </w:p>
        </w:tc>
      </w:tr>
      <w:tr w:rsidR="00A10242" w:rsidRPr="00A10242" w14:paraId="47669F05" w14:textId="77777777" w:rsidTr="00701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B1E0E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Director</w:t>
            </w:r>
          </w:p>
        </w:tc>
        <w:tc>
          <w:tcPr>
            <w:tcW w:w="0" w:type="auto"/>
            <w:vAlign w:val="center"/>
            <w:hideMark/>
          </w:tcPr>
          <w:p w14:paraId="12CCBF87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Fonts w:ascii="Avenir Book" w:hAnsi="Avenir Book"/>
                <w:color w:val="000000" w:themeColor="text1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3DC599C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Fonts w:ascii="Avenir Book" w:hAnsi="Avenir Book"/>
                <w:color w:val="000000" w:themeColor="text1"/>
              </w:rPr>
              <w:t>B1, B2, B3</w:t>
            </w:r>
          </w:p>
        </w:tc>
      </w:tr>
      <w:tr w:rsidR="00A10242" w:rsidRPr="00A10242" w14:paraId="04BB5308" w14:textId="77777777" w:rsidTr="00701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F6B7E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Assistant Director</w:t>
            </w:r>
          </w:p>
        </w:tc>
        <w:tc>
          <w:tcPr>
            <w:tcW w:w="0" w:type="auto"/>
            <w:vAlign w:val="center"/>
            <w:hideMark/>
          </w:tcPr>
          <w:p w14:paraId="69FB9118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Fonts w:ascii="Avenir Book" w:hAnsi="Avenir Book"/>
                <w:color w:val="000000" w:themeColor="text1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2FA3B21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Fonts w:ascii="Avenir Book" w:hAnsi="Avenir Book"/>
                <w:color w:val="000000" w:themeColor="text1"/>
              </w:rPr>
              <w:t>C1, C2, C3</w:t>
            </w:r>
          </w:p>
        </w:tc>
      </w:tr>
    </w:tbl>
    <w:p w14:paraId="216D1F11" w14:textId="77777777" w:rsidR="00A10242" w:rsidRPr="00A10242" w:rsidRDefault="00A10242" w:rsidP="00A10242">
      <w:pPr>
        <w:numPr>
          <w:ilvl w:val="0"/>
          <w:numId w:val="60"/>
        </w:numPr>
        <w:spacing w:before="100" w:beforeAutospacing="1" w:after="100" w:afterAutospacing="1"/>
        <w:rPr>
          <w:rFonts w:ascii="Avenir Book" w:hAnsi="Avenir Book"/>
          <w:color w:val="000000" w:themeColor="text1"/>
        </w:rPr>
      </w:pPr>
      <w:r w:rsidRPr="00A10242">
        <w:rPr>
          <w:rStyle w:val="Strong"/>
          <w:rFonts w:ascii="Avenir Book" w:eastAsiaTheme="majorEastAsia" w:hAnsi="Avenir Book"/>
          <w:color w:val="000000" w:themeColor="text1"/>
        </w:rPr>
        <w:t>Responsibilities:</w:t>
      </w:r>
      <w:r w:rsidRPr="00A10242">
        <w:rPr>
          <w:rFonts w:ascii="Avenir Book" w:hAnsi="Avenir Book"/>
          <w:color w:val="000000" w:themeColor="text1"/>
        </w:rPr>
        <w:t xml:space="preserve"> Executive decision-making, policy implementation, and long-term strategic planning.</w:t>
      </w:r>
    </w:p>
    <w:p w14:paraId="724D9BC0" w14:textId="77777777" w:rsidR="00A10242" w:rsidRPr="00A10242" w:rsidRDefault="00A10242" w:rsidP="00A10242">
      <w:pPr>
        <w:numPr>
          <w:ilvl w:val="0"/>
          <w:numId w:val="60"/>
        </w:numPr>
        <w:spacing w:before="100" w:beforeAutospacing="1" w:after="100" w:afterAutospacing="1"/>
        <w:rPr>
          <w:rFonts w:ascii="Avenir Book" w:hAnsi="Avenir Book"/>
          <w:color w:val="000000" w:themeColor="text1"/>
        </w:rPr>
      </w:pPr>
      <w:r w:rsidRPr="00A10242">
        <w:rPr>
          <w:rStyle w:val="Strong"/>
          <w:rFonts w:ascii="Avenir Book" w:eastAsiaTheme="majorEastAsia" w:hAnsi="Avenir Book"/>
          <w:color w:val="000000" w:themeColor="text1"/>
        </w:rPr>
        <w:t>Progression:</w:t>
      </w:r>
      <w:r w:rsidRPr="00A10242">
        <w:rPr>
          <w:rFonts w:ascii="Avenir Book" w:hAnsi="Avenir Book"/>
          <w:color w:val="000000" w:themeColor="text1"/>
        </w:rPr>
        <w:t xml:space="preserve"> Each role progresses from level 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1 to 3 (e.g., C1 </w:t>
      </w:r>
      <w:r w:rsidRPr="00A10242">
        <w:rPr>
          <w:rStyle w:val="Strong"/>
          <w:rFonts w:eastAsiaTheme="majorEastAsia"/>
          <w:color w:val="000000" w:themeColor="text1"/>
        </w:rPr>
        <w:t>→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 C2 </w:t>
      </w:r>
      <w:r w:rsidRPr="00A10242">
        <w:rPr>
          <w:rStyle w:val="Strong"/>
          <w:rFonts w:eastAsiaTheme="majorEastAsia"/>
          <w:color w:val="000000" w:themeColor="text1"/>
        </w:rPr>
        <w:t>→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 C3)</w:t>
      </w:r>
      <w:r w:rsidRPr="00A10242">
        <w:rPr>
          <w:rFonts w:ascii="Avenir Book" w:hAnsi="Avenir Book"/>
          <w:color w:val="000000" w:themeColor="text1"/>
        </w:rPr>
        <w:t xml:space="preserve"> before advancing to the next grade.</w:t>
      </w:r>
    </w:p>
    <w:p w14:paraId="265D0704" w14:textId="77777777" w:rsidR="00A10242" w:rsidRPr="00A10242" w:rsidRDefault="00E829E5" w:rsidP="00A10242">
      <w:pPr>
        <w:rPr>
          <w:rFonts w:ascii="Avenir Book" w:hAnsi="Avenir Book"/>
          <w:color w:val="000000" w:themeColor="text1"/>
        </w:rPr>
      </w:pPr>
      <w:r>
        <w:rPr>
          <w:rFonts w:ascii="Avenir Book" w:hAnsi="Avenir Book"/>
          <w:noProof/>
          <w:color w:val="000000" w:themeColor="text1"/>
        </w:rPr>
        <w:pict w14:anchorId="110B1233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14:paraId="59E2FE71" w14:textId="77777777" w:rsidR="00A10242" w:rsidRPr="00A10242" w:rsidRDefault="00A10242" w:rsidP="00A10242">
      <w:pPr>
        <w:pStyle w:val="Heading3"/>
        <w:rPr>
          <w:rFonts w:ascii="Avenir Book" w:hAnsi="Avenir Book"/>
          <w:color w:val="000000" w:themeColor="text1"/>
          <w:sz w:val="24"/>
          <w:szCs w:val="24"/>
        </w:rPr>
      </w:pPr>
      <w:r w:rsidRPr="00A10242">
        <w:rPr>
          <w:rStyle w:val="Strong"/>
          <w:rFonts w:ascii="Avenir Book" w:hAnsi="Avenir Book"/>
          <w:color w:val="000000" w:themeColor="text1"/>
          <w:sz w:val="24"/>
          <w:szCs w:val="24"/>
        </w:rPr>
        <w:t>2. Management Staff</w:t>
      </w:r>
    </w:p>
    <w:p w14:paraId="744814A8" w14:textId="77777777" w:rsidR="00A10242" w:rsidRPr="00A10242" w:rsidRDefault="00A10242" w:rsidP="00A10242">
      <w:pPr>
        <w:pStyle w:val="NormalWeb"/>
        <w:rPr>
          <w:rFonts w:ascii="Avenir Book" w:hAnsi="Avenir Book"/>
          <w:color w:val="000000" w:themeColor="text1"/>
        </w:rPr>
      </w:pPr>
      <w:r w:rsidRPr="00A10242">
        <w:rPr>
          <w:rFonts w:ascii="Avenir Book" w:hAnsi="Avenir Book"/>
          <w:color w:val="000000" w:themeColor="text1"/>
        </w:rPr>
        <w:t>These roles involve overseeing operations, managing teams, and ensuring the smooth execution of hub activities.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670"/>
        <w:gridCol w:w="1231"/>
      </w:tblGrid>
      <w:tr w:rsidR="00A10242" w:rsidRPr="00A10242" w14:paraId="284D6425" w14:textId="77777777" w:rsidTr="00A10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D688C" w14:textId="77777777" w:rsidR="00A10242" w:rsidRPr="00A10242" w:rsidRDefault="00A10242">
            <w:pPr>
              <w:jc w:val="center"/>
              <w:rPr>
                <w:rFonts w:ascii="Avenir Book" w:hAnsi="Avenir Book"/>
                <w:b/>
                <w:bCs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0B06B8C" w14:textId="77777777" w:rsidR="00A10242" w:rsidRPr="00A10242" w:rsidRDefault="00A10242">
            <w:pPr>
              <w:jc w:val="center"/>
              <w:rPr>
                <w:rFonts w:ascii="Avenir Book" w:hAnsi="Avenir Book"/>
                <w:b/>
                <w:bCs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5B1AA589" w14:textId="77777777" w:rsidR="00A10242" w:rsidRPr="00A10242" w:rsidRDefault="00A10242">
            <w:pPr>
              <w:jc w:val="center"/>
              <w:rPr>
                <w:rFonts w:ascii="Avenir Book" w:hAnsi="Avenir Book"/>
                <w:b/>
                <w:bCs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Sub-Grades</w:t>
            </w:r>
          </w:p>
        </w:tc>
      </w:tr>
      <w:tr w:rsidR="00A10242" w:rsidRPr="00A10242" w14:paraId="74366066" w14:textId="77777777" w:rsidTr="00A10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79E15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Senior Manager</w:t>
            </w:r>
          </w:p>
        </w:tc>
        <w:tc>
          <w:tcPr>
            <w:tcW w:w="0" w:type="auto"/>
            <w:vAlign w:val="center"/>
            <w:hideMark/>
          </w:tcPr>
          <w:p w14:paraId="0B485FC7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Fonts w:ascii="Avenir Book" w:hAnsi="Avenir Book"/>
                <w:color w:val="000000" w:themeColor="text1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28F0817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Fonts w:ascii="Avenir Book" w:hAnsi="Avenir Book"/>
                <w:color w:val="000000" w:themeColor="text1"/>
              </w:rPr>
              <w:t>D1, D2, D3</w:t>
            </w:r>
          </w:p>
        </w:tc>
      </w:tr>
      <w:tr w:rsidR="00A10242" w:rsidRPr="00A10242" w14:paraId="57181F51" w14:textId="77777777" w:rsidTr="00A10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D279B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2A855D92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Fonts w:ascii="Avenir Book" w:hAnsi="Avenir Book"/>
                <w:color w:val="000000" w:themeColor="text1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96371F8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Fonts w:ascii="Avenir Book" w:hAnsi="Avenir Book"/>
                <w:color w:val="000000" w:themeColor="text1"/>
              </w:rPr>
              <w:t>E1, E2, E3</w:t>
            </w:r>
          </w:p>
        </w:tc>
      </w:tr>
      <w:tr w:rsidR="00A10242" w:rsidRPr="00A10242" w14:paraId="5FCBD1AA" w14:textId="77777777" w:rsidTr="00A10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659AA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Assistant Manager</w:t>
            </w:r>
          </w:p>
        </w:tc>
        <w:tc>
          <w:tcPr>
            <w:tcW w:w="0" w:type="auto"/>
            <w:vAlign w:val="center"/>
            <w:hideMark/>
          </w:tcPr>
          <w:p w14:paraId="7E5AB688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Fonts w:ascii="Avenir Book" w:hAnsi="Avenir Book"/>
                <w:color w:val="000000" w:themeColor="text1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9196F32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Fonts w:ascii="Avenir Book" w:hAnsi="Avenir Book"/>
                <w:color w:val="000000" w:themeColor="text1"/>
              </w:rPr>
              <w:t>F1, F2, F3</w:t>
            </w:r>
          </w:p>
        </w:tc>
      </w:tr>
    </w:tbl>
    <w:p w14:paraId="29375461" w14:textId="77777777" w:rsidR="00A10242" w:rsidRPr="00A10242" w:rsidRDefault="00A10242" w:rsidP="00A10242">
      <w:pPr>
        <w:numPr>
          <w:ilvl w:val="0"/>
          <w:numId w:val="61"/>
        </w:numPr>
        <w:spacing w:before="100" w:beforeAutospacing="1" w:after="100" w:afterAutospacing="1"/>
        <w:rPr>
          <w:rFonts w:ascii="Avenir Book" w:hAnsi="Avenir Book"/>
          <w:color w:val="000000" w:themeColor="text1"/>
        </w:rPr>
      </w:pPr>
      <w:r w:rsidRPr="00A10242">
        <w:rPr>
          <w:rStyle w:val="Strong"/>
          <w:rFonts w:ascii="Avenir Book" w:eastAsiaTheme="majorEastAsia" w:hAnsi="Avenir Book"/>
          <w:color w:val="000000" w:themeColor="text1"/>
        </w:rPr>
        <w:t>Responsibilities:</w:t>
      </w:r>
      <w:r w:rsidRPr="00A10242">
        <w:rPr>
          <w:rFonts w:ascii="Avenir Book" w:hAnsi="Avenir Book"/>
          <w:color w:val="000000" w:themeColor="text1"/>
        </w:rPr>
        <w:t xml:space="preserve"> Department or team leadership, operational management, performance oversight, and reporting to senior leadership.</w:t>
      </w:r>
    </w:p>
    <w:p w14:paraId="4AACDD1D" w14:textId="77777777" w:rsidR="00A10242" w:rsidRPr="00A10242" w:rsidRDefault="00A10242" w:rsidP="00A10242">
      <w:pPr>
        <w:numPr>
          <w:ilvl w:val="0"/>
          <w:numId w:val="61"/>
        </w:numPr>
        <w:spacing w:before="100" w:beforeAutospacing="1" w:after="100" w:afterAutospacing="1"/>
        <w:rPr>
          <w:rFonts w:ascii="Avenir Book" w:hAnsi="Avenir Book"/>
          <w:color w:val="000000" w:themeColor="text1"/>
        </w:rPr>
      </w:pPr>
      <w:r w:rsidRPr="00A10242">
        <w:rPr>
          <w:rStyle w:val="Strong"/>
          <w:rFonts w:ascii="Avenir Book" w:eastAsiaTheme="majorEastAsia" w:hAnsi="Avenir Book"/>
          <w:color w:val="000000" w:themeColor="text1"/>
        </w:rPr>
        <w:t>Progression:</w:t>
      </w:r>
      <w:r w:rsidRPr="00A10242">
        <w:rPr>
          <w:rFonts w:ascii="Avenir Book" w:hAnsi="Avenir Book"/>
          <w:color w:val="000000" w:themeColor="text1"/>
        </w:rPr>
        <w:t xml:space="preserve"> Employees move through three steps within their grade (e.g., 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E1 </w:t>
      </w:r>
      <w:r w:rsidRPr="00A10242">
        <w:rPr>
          <w:rStyle w:val="Strong"/>
          <w:rFonts w:eastAsiaTheme="majorEastAsia"/>
          <w:color w:val="000000" w:themeColor="text1"/>
        </w:rPr>
        <w:t>→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 E2 </w:t>
      </w:r>
      <w:r w:rsidRPr="00A10242">
        <w:rPr>
          <w:rStyle w:val="Strong"/>
          <w:rFonts w:eastAsiaTheme="majorEastAsia"/>
          <w:color w:val="000000" w:themeColor="text1"/>
        </w:rPr>
        <w:t>→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 E3</w:t>
      </w:r>
      <w:r w:rsidRPr="00A10242">
        <w:rPr>
          <w:rFonts w:ascii="Avenir Book" w:hAnsi="Avenir Book"/>
          <w:color w:val="000000" w:themeColor="text1"/>
        </w:rPr>
        <w:t>) before potential promotion to the next level.</w:t>
      </w:r>
    </w:p>
    <w:p w14:paraId="64AB6D23" w14:textId="77777777" w:rsidR="00A10242" w:rsidRPr="00A10242" w:rsidRDefault="00E829E5" w:rsidP="00A10242">
      <w:pPr>
        <w:rPr>
          <w:rFonts w:ascii="Avenir Book" w:hAnsi="Avenir Book"/>
          <w:color w:val="000000" w:themeColor="text1"/>
        </w:rPr>
      </w:pPr>
      <w:r>
        <w:rPr>
          <w:rFonts w:ascii="Avenir Book" w:hAnsi="Avenir Book"/>
          <w:noProof/>
          <w:color w:val="000000" w:themeColor="text1"/>
        </w:rPr>
        <w:pict w14:anchorId="70C5DA5C"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14:paraId="1F86BC1F" w14:textId="77777777" w:rsidR="00A10242" w:rsidRPr="00A10242" w:rsidRDefault="00A10242" w:rsidP="00A10242">
      <w:pPr>
        <w:pStyle w:val="Heading3"/>
        <w:rPr>
          <w:rFonts w:ascii="Avenir Book" w:hAnsi="Avenir Book"/>
          <w:color w:val="000000" w:themeColor="text1"/>
          <w:sz w:val="24"/>
          <w:szCs w:val="24"/>
        </w:rPr>
      </w:pPr>
      <w:r w:rsidRPr="00A10242">
        <w:rPr>
          <w:rStyle w:val="Strong"/>
          <w:rFonts w:ascii="Avenir Book" w:hAnsi="Avenir Book"/>
          <w:color w:val="000000" w:themeColor="text1"/>
          <w:sz w:val="24"/>
          <w:szCs w:val="24"/>
        </w:rPr>
        <w:t xml:space="preserve">3. Specialists &amp; </w:t>
      </w:r>
      <w:commentRangeStart w:id="3"/>
      <w:r w:rsidRPr="00A10242">
        <w:rPr>
          <w:rStyle w:val="Strong"/>
          <w:rFonts w:ascii="Avenir Book" w:hAnsi="Avenir Book"/>
          <w:color w:val="000000" w:themeColor="text1"/>
          <w:sz w:val="24"/>
          <w:szCs w:val="24"/>
        </w:rPr>
        <w:t>Associates</w:t>
      </w:r>
      <w:commentRangeEnd w:id="3"/>
      <w:r w:rsidR="001B115C">
        <w:rPr>
          <w:rStyle w:val="CommentReference"/>
          <w:rFonts w:eastAsia="Times New Roman" w:cs="Times New Roman"/>
          <w:color w:val="auto"/>
        </w:rPr>
        <w:commentReference w:id="3"/>
      </w:r>
    </w:p>
    <w:p w14:paraId="0EEBB407" w14:textId="77777777" w:rsidR="00A10242" w:rsidRPr="00A10242" w:rsidRDefault="00A10242" w:rsidP="00A10242">
      <w:pPr>
        <w:pStyle w:val="NormalWeb"/>
        <w:rPr>
          <w:rFonts w:ascii="Avenir Book" w:hAnsi="Avenir Book"/>
          <w:color w:val="000000" w:themeColor="text1"/>
        </w:rPr>
      </w:pPr>
      <w:r w:rsidRPr="00A10242">
        <w:rPr>
          <w:rFonts w:ascii="Avenir Book" w:hAnsi="Avenir Book"/>
          <w:color w:val="000000" w:themeColor="text1"/>
        </w:rPr>
        <w:t>These roles focus on specific expertise areas, supporting the hub’s activities without direct managerial responsibilities.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670"/>
        <w:gridCol w:w="1266"/>
      </w:tblGrid>
      <w:tr w:rsidR="00A10242" w:rsidRPr="00A10242" w14:paraId="14497747" w14:textId="77777777" w:rsidTr="00A10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61DF4" w14:textId="77777777" w:rsidR="00A10242" w:rsidRPr="00A10242" w:rsidRDefault="00A10242">
            <w:pPr>
              <w:jc w:val="center"/>
              <w:rPr>
                <w:rFonts w:ascii="Avenir Book" w:hAnsi="Avenir Book"/>
                <w:b/>
                <w:bCs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7F97CFF6" w14:textId="77777777" w:rsidR="00A10242" w:rsidRPr="00A10242" w:rsidRDefault="00A10242">
            <w:pPr>
              <w:jc w:val="center"/>
              <w:rPr>
                <w:rFonts w:ascii="Avenir Book" w:hAnsi="Avenir Book"/>
                <w:b/>
                <w:bCs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7E1204A7" w14:textId="77777777" w:rsidR="00A10242" w:rsidRPr="00A10242" w:rsidRDefault="00A10242">
            <w:pPr>
              <w:jc w:val="center"/>
              <w:rPr>
                <w:rFonts w:ascii="Avenir Book" w:hAnsi="Avenir Book"/>
                <w:b/>
                <w:bCs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Sub-Grades</w:t>
            </w:r>
          </w:p>
        </w:tc>
      </w:tr>
      <w:tr w:rsidR="00A10242" w:rsidRPr="00A10242" w14:paraId="39454640" w14:textId="77777777" w:rsidTr="00A10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194F7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Specialists &amp; Associates</w:t>
            </w:r>
          </w:p>
        </w:tc>
        <w:tc>
          <w:tcPr>
            <w:tcW w:w="0" w:type="auto"/>
            <w:vAlign w:val="center"/>
            <w:hideMark/>
          </w:tcPr>
          <w:p w14:paraId="5D6CAE15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Fonts w:ascii="Avenir Book" w:hAnsi="Avenir Book"/>
                <w:color w:val="000000" w:themeColor="text1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D5F3A1D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Fonts w:ascii="Avenir Book" w:hAnsi="Avenir Book"/>
                <w:color w:val="000000" w:themeColor="text1"/>
              </w:rPr>
              <w:t>G1, G2, G3</w:t>
            </w:r>
          </w:p>
        </w:tc>
      </w:tr>
    </w:tbl>
    <w:p w14:paraId="31A4C551" w14:textId="77777777" w:rsidR="00A10242" w:rsidRPr="00A10242" w:rsidRDefault="00A10242" w:rsidP="00A10242">
      <w:pPr>
        <w:numPr>
          <w:ilvl w:val="0"/>
          <w:numId w:val="62"/>
        </w:numPr>
        <w:spacing w:before="100" w:beforeAutospacing="1" w:after="100" w:afterAutospacing="1"/>
        <w:rPr>
          <w:rFonts w:ascii="Avenir Book" w:hAnsi="Avenir Book"/>
          <w:color w:val="000000" w:themeColor="text1"/>
        </w:rPr>
      </w:pPr>
      <w:r w:rsidRPr="00A10242">
        <w:rPr>
          <w:rStyle w:val="Strong"/>
          <w:rFonts w:ascii="Avenir Book" w:eastAsiaTheme="majorEastAsia" w:hAnsi="Avenir Book"/>
          <w:color w:val="000000" w:themeColor="text1"/>
        </w:rPr>
        <w:t>Responsibilities:</w:t>
      </w:r>
      <w:r w:rsidRPr="00A10242">
        <w:rPr>
          <w:rFonts w:ascii="Avenir Book" w:hAnsi="Avenir Book"/>
          <w:color w:val="000000" w:themeColor="text1"/>
        </w:rPr>
        <w:t xml:space="preserve"> Technical expertise, program execution, and operational support.</w:t>
      </w:r>
    </w:p>
    <w:p w14:paraId="19327385" w14:textId="77777777" w:rsidR="00A10242" w:rsidRPr="00A10242" w:rsidRDefault="00A10242" w:rsidP="00A10242">
      <w:pPr>
        <w:numPr>
          <w:ilvl w:val="0"/>
          <w:numId w:val="62"/>
        </w:numPr>
        <w:spacing w:before="100" w:beforeAutospacing="1" w:after="100" w:afterAutospacing="1"/>
        <w:rPr>
          <w:rFonts w:ascii="Avenir Book" w:hAnsi="Avenir Book"/>
          <w:color w:val="000000" w:themeColor="text1"/>
        </w:rPr>
      </w:pPr>
      <w:r w:rsidRPr="00A10242">
        <w:rPr>
          <w:rStyle w:val="Strong"/>
          <w:rFonts w:ascii="Avenir Book" w:eastAsiaTheme="majorEastAsia" w:hAnsi="Avenir Book"/>
          <w:color w:val="000000" w:themeColor="text1"/>
        </w:rPr>
        <w:t>Progression:</w:t>
      </w:r>
      <w:r w:rsidRPr="00A10242">
        <w:rPr>
          <w:rFonts w:ascii="Avenir Book" w:hAnsi="Avenir Book"/>
          <w:color w:val="000000" w:themeColor="text1"/>
        </w:rPr>
        <w:t xml:space="preserve"> Moves within 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G1 </w:t>
      </w:r>
      <w:r w:rsidRPr="00A10242">
        <w:rPr>
          <w:rStyle w:val="Strong"/>
          <w:rFonts w:eastAsiaTheme="majorEastAsia"/>
          <w:color w:val="000000" w:themeColor="text1"/>
        </w:rPr>
        <w:t>→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 G2 </w:t>
      </w:r>
      <w:r w:rsidRPr="00A10242">
        <w:rPr>
          <w:rStyle w:val="Strong"/>
          <w:rFonts w:eastAsiaTheme="majorEastAsia"/>
          <w:color w:val="000000" w:themeColor="text1"/>
        </w:rPr>
        <w:t>→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 G3</w:t>
      </w:r>
      <w:r w:rsidRPr="00A10242">
        <w:rPr>
          <w:rFonts w:ascii="Avenir Book" w:hAnsi="Avenir Book"/>
          <w:color w:val="000000" w:themeColor="text1"/>
        </w:rPr>
        <w:t>, with potential career advancement to Assistant Manager (</w:t>
      </w:r>
      <w:commentRangeStart w:id="4"/>
      <w:r w:rsidRPr="00A10242">
        <w:rPr>
          <w:rFonts w:ascii="Avenir Book" w:hAnsi="Avenir Book"/>
          <w:color w:val="000000" w:themeColor="text1"/>
        </w:rPr>
        <w:t>F1</w:t>
      </w:r>
      <w:commentRangeEnd w:id="4"/>
      <w:r w:rsidR="00C917D9">
        <w:rPr>
          <w:rStyle w:val="CommentReference"/>
        </w:rPr>
        <w:commentReference w:id="4"/>
      </w:r>
      <w:r w:rsidRPr="00A10242">
        <w:rPr>
          <w:rFonts w:ascii="Avenir Book" w:hAnsi="Avenir Book"/>
          <w:color w:val="000000" w:themeColor="text1"/>
        </w:rPr>
        <w:t>).</w:t>
      </w:r>
    </w:p>
    <w:p w14:paraId="3F86668B" w14:textId="77777777" w:rsidR="00A10242" w:rsidRPr="00A10242" w:rsidRDefault="00E829E5" w:rsidP="00A10242">
      <w:pPr>
        <w:rPr>
          <w:rFonts w:ascii="Avenir Book" w:hAnsi="Avenir Book"/>
          <w:color w:val="000000" w:themeColor="text1"/>
        </w:rPr>
      </w:pPr>
      <w:r>
        <w:rPr>
          <w:rFonts w:ascii="Avenir Book" w:hAnsi="Avenir Book"/>
          <w:noProof/>
          <w:color w:val="000000" w:themeColor="text1"/>
        </w:rPr>
        <w:pict w14:anchorId="7156DF39"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14:paraId="2218C94D" w14:textId="77777777" w:rsidR="00A10242" w:rsidRPr="00A10242" w:rsidRDefault="00A10242" w:rsidP="00A10242">
      <w:pPr>
        <w:pStyle w:val="Heading3"/>
        <w:rPr>
          <w:rFonts w:ascii="Avenir Book" w:hAnsi="Avenir Book"/>
          <w:color w:val="000000" w:themeColor="text1"/>
          <w:sz w:val="24"/>
          <w:szCs w:val="24"/>
        </w:rPr>
      </w:pPr>
      <w:r w:rsidRPr="00A10242">
        <w:rPr>
          <w:rStyle w:val="Strong"/>
          <w:rFonts w:ascii="Avenir Book" w:hAnsi="Avenir Book"/>
          <w:color w:val="000000" w:themeColor="text1"/>
          <w:sz w:val="24"/>
          <w:szCs w:val="24"/>
        </w:rPr>
        <w:t>4. Support Staff</w:t>
      </w:r>
    </w:p>
    <w:p w14:paraId="2BEF4A8B" w14:textId="77777777" w:rsidR="00A10242" w:rsidRPr="00A10242" w:rsidRDefault="00A10242" w:rsidP="00A10242">
      <w:pPr>
        <w:pStyle w:val="NormalWeb"/>
        <w:rPr>
          <w:rFonts w:ascii="Avenir Book" w:hAnsi="Avenir Book"/>
          <w:color w:val="000000" w:themeColor="text1"/>
        </w:rPr>
      </w:pPr>
      <w:r w:rsidRPr="00A10242">
        <w:rPr>
          <w:rFonts w:ascii="Avenir Book" w:hAnsi="Avenir Book"/>
          <w:color w:val="000000" w:themeColor="text1"/>
        </w:rPr>
        <w:t>These roles ensure the daily operational functions of the hub, including logistics, facility maintenance, and administrative tasks.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670"/>
        <w:gridCol w:w="1266"/>
      </w:tblGrid>
      <w:tr w:rsidR="00A10242" w:rsidRPr="00A10242" w14:paraId="5E20AF6F" w14:textId="77777777" w:rsidTr="00A10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B797C" w14:textId="77777777" w:rsidR="00A10242" w:rsidRPr="00A10242" w:rsidRDefault="00A10242">
            <w:pPr>
              <w:jc w:val="center"/>
              <w:rPr>
                <w:rFonts w:ascii="Avenir Book" w:hAnsi="Avenir Book"/>
                <w:b/>
                <w:bCs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1404C5C" w14:textId="77777777" w:rsidR="00A10242" w:rsidRPr="00A10242" w:rsidRDefault="00A10242">
            <w:pPr>
              <w:jc w:val="center"/>
              <w:rPr>
                <w:rFonts w:ascii="Avenir Book" w:hAnsi="Avenir Book"/>
                <w:b/>
                <w:bCs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2ABE35BF" w14:textId="77777777" w:rsidR="00A10242" w:rsidRPr="00A10242" w:rsidRDefault="00A10242">
            <w:pPr>
              <w:jc w:val="center"/>
              <w:rPr>
                <w:rFonts w:ascii="Avenir Book" w:hAnsi="Avenir Book"/>
                <w:b/>
                <w:bCs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Sub-Grades</w:t>
            </w:r>
          </w:p>
        </w:tc>
      </w:tr>
      <w:tr w:rsidR="00A10242" w:rsidRPr="00A10242" w14:paraId="3DC088EA" w14:textId="77777777" w:rsidTr="00A10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7275E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Support Staff</w:t>
            </w:r>
          </w:p>
        </w:tc>
        <w:tc>
          <w:tcPr>
            <w:tcW w:w="0" w:type="auto"/>
            <w:vAlign w:val="center"/>
            <w:hideMark/>
          </w:tcPr>
          <w:p w14:paraId="72AE0628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Fonts w:ascii="Avenir Book" w:hAnsi="Avenir Book"/>
                <w:color w:val="000000" w:themeColor="text1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92F118A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Fonts w:ascii="Avenir Book" w:hAnsi="Avenir Book"/>
                <w:color w:val="000000" w:themeColor="text1"/>
              </w:rPr>
              <w:t>G1, G2, G3</w:t>
            </w:r>
          </w:p>
        </w:tc>
      </w:tr>
    </w:tbl>
    <w:p w14:paraId="1E51522D" w14:textId="77777777" w:rsidR="00A10242" w:rsidRPr="00A10242" w:rsidRDefault="00A10242" w:rsidP="00A10242">
      <w:pPr>
        <w:numPr>
          <w:ilvl w:val="0"/>
          <w:numId w:val="63"/>
        </w:numPr>
        <w:spacing w:before="100" w:beforeAutospacing="1" w:after="100" w:afterAutospacing="1"/>
        <w:rPr>
          <w:rFonts w:ascii="Avenir Book" w:hAnsi="Avenir Book"/>
          <w:color w:val="000000" w:themeColor="text1"/>
        </w:rPr>
      </w:pPr>
      <w:r w:rsidRPr="00A10242">
        <w:rPr>
          <w:rStyle w:val="Strong"/>
          <w:rFonts w:ascii="Avenir Book" w:eastAsiaTheme="majorEastAsia" w:hAnsi="Avenir Book"/>
          <w:color w:val="000000" w:themeColor="text1"/>
        </w:rPr>
        <w:t>Responsibilities:</w:t>
      </w:r>
      <w:r w:rsidRPr="00A10242">
        <w:rPr>
          <w:rFonts w:ascii="Avenir Book" w:hAnsi="Avenir Book"/>
          <w:color w:val="000000" w:themeColor="text1"/>
        </w:rPr>
        <w:t xml:space="preserve"> Administrative assistance, logistics, facility maintenance, and operational support.</w:t>
      </w:r>
    </w:p>
    <w:p w14:paraId="30CA41AB" w14:textId="77777777" w:rsidR="00A10242" w:rsidRPr="00A10242" w:rsidRDefault="00A10242" w:rsidP="00A10242">
      <w:pPr>
        <w:numPr>
          <w:ilvl w:val="0"/>
          <w:numId w:val="63"/>
        </w:numPr>
        <w:spacing w:before="100" w:beforeAutospacing="1" w:after="100" w:afterAutospacing="1"/>
        <w:rPr>
          <w:rFonts w:ascii="Avenir Book" w:hAnsi="Avenir Book"/>
          <w:color w:val="000000" w:themeColor="text1"/>
        </w:rPr>
      </w:pPr>
      <w:r w:rsidRPr="00A10242">
        <w:rPr>
          <w:rStyle w:val="Strong"/>
          <w:rFonts w:ascii="Avenir Book" w:eastAsiaTheme="majorEastAsia" w:hAnsi="Avenir Book"/>
          <w:color w:val="000000" w:themeColor="text1"/>
        </w:rPr>
        <w:t>Progression:</w:t>
      </w:r>
      <w:r w:rsidRPr="00A10242">
        <w:rPr>
          <w:rFonts w:ascii="Avenir Book" w:hAnsi="Avenir Book"/>
          <w:color w:val="000000" w:themeColor="text1"/>
        </w:rPr>
        <w:t xml:space="preserve"> Moves within 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G1 </w:t>
      </w:r>
      <w:r w:rsidRPr="00A10242">
        <w:rPr>
          <w:rStyle w:val="Strong"/>
          <w:rFonts w:eastAsiaTheme="majorEastAsia"/>
          <w:color w:val="000000" w:themeColor="text1"/>
        </w:rPr>
        <w:t>→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 G2 </w:t>
      </w:r>
      <w:r w:rsidRPr="00A10242">
        <w:rPr>
          <w:rStyle w:val="Strong"/>
          <w:rFonts w:eastAsiaTheme="majorEastAsia"/>
          <w:color w:val="000000" w:themeColor="text1"/>
        </w:rPr>
        <w:t>→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 G3</w:t>
      </w:r>
      <w:r w:rsidRPr="00A10242">
        <w:rPr>
          <w:rFonts w:ascii="Avenir Book" w:hAnsi="Avenir Book"/>
          <w:color w:val="000000" w:themeColor="text1"/>
        </w:rPr>
        <w:t>, with opportunities for upskilling and potential movement into associate-level roles.</w:t>
      </w:r>
    </w:p>
    <w:p w14:paraId="5A46153C" w14:textId="77777777" w:rsidR="00A10242" w:rsidRPr="00A10242" w:rsidRDefault="00E829E5" w:rsidP="00A10242">
      <w:pPr>
        <w:rPr>
          <w:rFonts w:ascii="Avenir Book" w:hAnsi="Avenir Book"/>
          <w:color w:val="000000" w:themeColor="text1"/>
        </w:rPr>
      </w:pPr>
      <w:r>
        <w:rPr>
          <w:rFonts w:ascii="Avenir Book" w:hAnsi="Avenir Book"/>
          <w:noProof/>
          <w:color w:val="000000" w:themeColor="text1"/>
        </w:rPr>
        <w:pict w14:anchorId="2CBE8BD0"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</w:p>
    <w:p w14:paraId="4DA99003" w14:textId="77777777" w:rsidR="00A10242" w:rsidRPr="00A10242" w:rsidRDefault="00A10242" w:rsidP="00A10242">
      <w:pPr>
        <w:pStyle w:val="Heading3"/>
        <w:rPr>
          <w:rFonts w:ascii="Avenir Book" w:hAnsi="Avenir Book"/>
          <w:color w:val="000000" w:themeColor="text1"/>
          <w:sz w:val="24"/>
          <w:szCs w:val="24"/>
        </w:rPr>
      </w:pPr>
      <w:r w:rsidRPr="00A10242">
        <w:rPr>
          <w:rStyle w:val="Strong"/>
          <w:rFonts w:ascii="Avenir Book" w:hAnsi="Avenir Book"/>
          <w:color w:val="000000" w:themeColor="text1"/>
          <w:sz w:val="24"/>
          <w:szCs w:val="24"/>
        </w:rPr>
        <w:t xml:space="preserve">Three-Step Grade Progression </w:t>
      </w:r>
      <w:commentRangeStart w:id="5"/>
      <w:r w:rsidRPr="00A10242">
        <w:rPr>
          <w:rStyle w:val="Strong"/>
          <w:rFonts w:ascii="Avenir Book" w:hAnsi="Avenir Book"/>
          <w:color w:val="000000" w:themeColor="text1"/>
          <w:sz w:val="24"/>
          <w:szCs w:val="24"/>
        </w:rPr>
        <w:t>System</w:t>
      </w:r>
      <w:commentRangeEnd w:id="5"/>
      <w:r w:rsidR="001B115C">
        <w:rPr>
          <w:rStyle w:val="CommentReference"/>
          <w:rFonts w:eastAsia="Times New Roman" w:cs="Times New Roman"/>
          <w:color w:val="auto"/>
        </w:rPr>
        <w:commentReference w:id="5"/>
      </w:r>
    </w:p>
    <w:p w14:paraId="7D06AE89" w14:textId="77777777" w:rsidR="00A10242" w:rsidRPr="00A10242" w:rsidRDefault="00A10242" w:rsidP="00A10242">
      <w:pPr>
        <w:pStyle w:val="NormalWeb"/>
        <w:rPr>
          <w:rFonts w:ascii="Avenir Book" w:hAnsi="Avenir Book"/>
          <w:color w:val="000000" w:themeColor="text1"/>
        </w:rPr>
      </w:pPr>
      <w:r w:rsidRPr="00A10242">
        <w:rPr>
          <w:rFonts w:ascii="Avenir Book" w:hAnsi="Avenir Book"/>
          <w:color w:val="000000" w:themeColor="text1"/>
        </w:rPr>
        <w:t xml:space="preserve">Each grade has 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three levels (1 </w:t>
      </w:r>
      <w:r w:rsidRPr="00A10242">
        <w:rPr>
          <w:rStyle w:val="Strong"/>
          <w:rFonts w:eastAsiaTheme="majorEastAsia"/>
          <w:color w:val="000000" w:themeColor="text1"/>
        </w:rPr>
        <w:t>→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 2 </w:t>
      </w:r>
      <w:r w:rsidRPr="00A10242">
        <w:rPr>
          <w:rStyle w:val="Strong"/>
          <w:rFonts w:eastAsiaTheme="majorEastAsia"/>
          <w:color w:val="000000" w:themeColor="text1"/>
        </w:rPr>
        <w:t>→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 3)</w:t>
      </w:r>
      <w:r w:rsidRPr="00A10242">
        <w:rPr>
          <w:rFonts w:ascii="Avenir Book" w:hAnsi="Avenir Book"/>
          <w:color w:val="000000" w:themeColor="text1"/>
        </w:rPr>
        <w:t xml:space="preserve"> before an employee can advance to the next grade.</w:t>
      </w:r>
    </w:p>
    <w:p w14:paraId="0462A9BF" w14:textId="77777777" w:rsidR="00A10242" w:rsidRPr="00A10242" w:rsidRDefault="00A10242" w:rsidP="00A10242">
      <w:pPr>
        <w:numPr>
          <w:ilvl w:val="0"/>
          <w:numId w:val="64"/>
        </w:numPr>
        <w:spacing w:before="100" w:beforeAutospacing="1" w:after="100" w:afterAutospacing="1"/>
        <w:rPr>
          <w:rFonts w:ascii="Avenir Book" w:hAnsi="Avenir Book"/>
          <w:color w:val="000000" w:themeColor="text1"/>
        </w:rPr>
      </w:pPr>
      <w:r w:rsidRPr="00A10242">
        <w:rPr>
          <w:rStyle w:val="Strong"/>
          <w:rFonts w:ascii="Avenir Book" w:eastAsiaTheme="majorEastAsia" w:hAnsi="Avenir Book"/>
          <w:color w:val="000000" w:themeColor="text1"/>
        </w:rPr>
        <w:t>Example Progression:</w:t>
      </w:r>
      <w:r w:rsidRPr="00A10242">
        <w:rPr>
          <w:rFonts w:ascii="Avenir Book" w:hAnsi="Avenir Book"/>
          <w:color w:val="000000" w:themeColor="text1"/>
        </w:rPr>
        <w:t xml:space="preserve"> </w:t>
      </w:r>
    </w:p>
    <w:p w14:paraId="5816AE1F" w14:textId="77777777" w:rsidR="00A10242" w:rsidRPr="00A10242" w:rsidRDefault="00A10242" w:rsidP="00A10242">
      <w:pPr>
        <w:numPr>
          <w:ilvl w:val="1"/>
          <w:numId w:val="64"/>
        </w:numPr>
        <w:spacing w:before="100" w:beforeAutospacing="1" w:after="100" w:afterAutospacing="1"/>
        <w:rPr>
          <w:rFonts w:ascii="Avenir Book" w:hAnsi="Avenir Book"/>
          <w:color w:val="000000" w:themeColor="text1"/>
        </w:rPr>
      </w:pPr>
      <w:r w:rsidRPr="00A10242">
        <w:rPr>
          <w:rFonts w:ascii="Avenir Book" w:hAnsi="Avenir Book"/>
          <w:color w:val="000000" w:themeColor="text1"/>
        </w:rPr>
        <w:t xml:space="preserve">A new Manager (E1) must progress through 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E2 </w:t>
      </w:r>
      <w:r w:rsidRPr="00A10242">
        <w:rPr>
          <w:rStyle w:val="Strong"/>
          <w:rFonts w:eastAsiaTheme="majorEastAsia"/>
          <w:color w:val="000000" w:themeColor="text1"/>
        </w:rPr>
        <w:t>→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 E3</w:t>
      </w:r>
      <w:r w:rsidRPr="00A10242">
        <w:rPr>
          <w:rFonts w:ascii="Avenir Book" w:hAnsi="Avenir Book"/>
          <w:color w:val="000000" w:themeColor="text1"/>
        </w:rPr>
        <w:t xml:space="preserve"> before being considered for promotion to Senior Manager (D1).</w:t>
      </w:r>
    </w:p>
    <w:p w14:paraId="7922BBC4" w14:textId="77777777" w:rsidR="00A10242" w:rsidRPr="00A10242" w:rsidRDefault="00A10242" w:rsidP="00A10242">
      <w:pPr>
        <w:numPr>
          <w:ilvl w:val="1"/>
          <w:numId w:val="64"/>
        </w:numPr>
        <w:spacing w:before="100" w:beforeAutospacing="1" w:after="100" w:afterAutospacing="1"/>
        <w:rPr>
          <w:rFonts w:ascii="Avenir Book" w:hAnsi="Avenir Book"/>
          <w:color w:val="000000" w:themeColor="text1"/>
        </w:rPr>
      </w:pPr>
      <w:r w:rsidRPr="00A10242">
        <w:rPr>
          <w:rFonts w:ascii="Avenir Book" w:hAnsi="Avenir Book"/>
          <w:color w:val="000000" w:themeColor="text1"/>
        </w:rPr>
        <w:t xml:space="preserve">A Specialist (G1) can move to 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G2 </w:t>
      </w:r>
      <w:r w:rsidRPr="00A10242">
        <w:rPr>
          <w:rStyle w:val="Strong"/>
          <w:rFonts w:eastAsiaTheme="majorEastAsia"/>
          <w:color w:val="000000" w:themeColor="text1"/>
        </w:rPr>
        <w:t>→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 G3</w:t>
      </w:r>
      <w:r w:rsidRPr="00A10242">
        <w:rPr>
          <w:rFonts w:ascii="Avenir Book" w:hAnsi="Avenir Book"/>
          <w:color w:val="000000" w:themeColor="text1"/>
        </w:rPr>
        <w:t>, then may advance into an Assistant Manager role (F1).</w:t>
      </w:r>
    </w:p>
    <w:p w14:paraId="087F4C9D" w14:textId="16AAE580" w:rsidR="00491A8F" w:rsidRDefault="00A10242" w:rsidP="00A10242">
      <w:pPr>
        <w:pStyle w:val="NormalWeb"/>
        <w:rPr>
          <w:ins w:id="6" w:author="Morakinyo Fadipe" w:date="2025-03-10T13:40:00Z" w16du:dateUtc="2025-03-10T12:40:00Z"/>
          <w:rFonts w:ascii="Avenir Book" w:hAnsi="Avenir Book"/>
          <w:color w:val="000000" w:themeColor="text1"/>
        </w:rPr>
      </w:pPr>
      <w:r w:rsidRPr="00A10242">
        <w:rPr>
          <w:rFonts w:ascii="Avenir Book" w:hAnsi="Avenir Book"/>
          <w:color w:val="000000" w:themeColor="text1"/>
        </w:rPr>
        <w:t xml:space="preserve">This structured system ensures 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>gradual professional development, performance-based promotions, and clear career paths</w:t>
      </w:r>
      <w:r w:rsidRPr="00A10242">
        <w:rPr>
          <w:rFonts w:ascii="Avenir Book" w:hAnsi="Avenir Book"/>
          <w:color w:val="000000" w:themeColor="text1"/>
        </w:rPr>
        <w:t xml:space="preserve"> for all staff within the Ilorin Innovation Hub.</w:t>
      </w:r>
    </w:p>
    <w:p w14:paraId="482F3049" w14:textId="77777777" w:rsidR="004C7DA1" w:rsidRDefault="004C7DA1" w:rsidP="00A10242">
      <w:pPr>
        <w:pStyle w:val="NormalWeb"/>
        <w:rPr>
          <w:ins w:id="7" w:author="Morakinyo Fadipe" w:date="2025-03-10T13:40:00Z" w16du:dateUtc="2025-03-10T12:40:00Z"/>
          <w:rFonts w:ascii="Avenir Book" w:hAnsi="Avenir Book"/>
          <w:color w:val="000000" w:themeColor="text1"/>
        </w:rPr>
      </w:pPr>
    </w:p>
    <w:p w14:paraId="04A24693" w14:textId="618E8F1F" w:rsidR="004C7DA1" w:rsidRPr="004C7DA1" w:rsidRDefault="004C7DA1" w:rsidP="004C7DA1">
      <w:pPr>
        <w:pStyle w:val="NormalWeb"/>
        <w:rPr>
          <w:ins w:id="8" w:author="Morakinyo Fadipe" w:date="2025-03-10T13:40:00Z"/>
          <w:rFonts w:ascii="Avenir Book" w:hAnsi="Avenir Book"/>
          <w:b/>
          <w:bCs/>
          <w:color w:val="000000" w:themeColor="text1"/>
        </w:rPr>
      </w:pPr>
      <w:ins w:id="9" w:author="Morakinyo Fadipe" w:date="2025-03-10T13:40:00Z">
        <w:r w:rsidRPr="004C7DA1">
          <w:rPr>
            <w:rFonts w:ascii="Avenir Book" w:hAnsi="Avenir Book"/>
            <w:b/>
            <w:bCs/>
            <w:color w:val="000000" w:themeColor="text1"/>
          </w:rPr>
          <w:t>Recommended Model: Agile Career Progression System</w:t>
        </w:r>
      </w:ins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5542"/>
      </w:tblGrid>
      <w:tr w:rsidR="004C7DA1" w:rsidRPr="004C7DA1" w14:paraId="4180251A" w14:textId="77777777" w:rsidTr="004C7DA1">
        <w:trPr>
          <w:tblHeader/>
          <w:tblCellSpacing w:w="15" w:type="dxa"/>
          <w:ins w:id="10" w:author="Morakinyo Fadipe" w:date="2025-03-10T13:40:00Z"/>
        </w:trPr>
        <w:tc>
          <w:tcPr>
            <w:tcW w:w="0" w:type="auto"/>
            <w:vAlign w:val="center"/>
            <w:hideMark/>
          </w:tcPr>
          <w:p w14:paraId="607A3697" w14:textId="77777777" w:rsidR="004C7DA1" w:rsidRPr="004C7DA1" w:rsidRDefault="004C7DA1" w:rsidP="004C7DA1">
            <w:pPr>
              <w:pStyle w:val="NormalWeb"/>
              <w:rPr>
                <w:ins w:id="11" w:author="Morakinyo Fadipe" w:date="2025-03-10T13:40:00Z"/>
                <w:rFonts w:ascii="Avenir Book" w:hAnsi="Avenir Book"/>
                <w:b/>
                <w:bCs/>
                <w:color w:val="000000" w:themeColor="text1"/>
              </w:rPr>
            </w:pPr>
            <w:ins w:id="12" w:author="Morakinyo Fadipe" w:date="2025-03-10T13:40:00Z">
              <w:r w:rsidRPr="004C7DA1">
                <w:rPr>
                  <w:rFonts w:ascii="Avenir Book" w:hAnsi="Avenir Book"/>
                  <w:b/>
                  <w:bCs/>
                  <w:color w:val="000000" w:themeColor="text1"/>
                </w:rPr>
                <w:t>Category</w:t>
              </w:r>
            </w:ins>
          </w:p>
        </w:tc>
        <w:tc>
          <w:tcPr>
            <w:tcW w:w="0" w:type="auto"/>
            <w:vAlign w:val="center"/>
            <w:hideMark/>
          </w:tcPr>
          <w:p w14:paraId="4B8D19BE" w14:textId="77777777" w:rsidR="004C7DA1" w:rsidRPr="004C7DA1" w:rsidRDefault="004C7DA1" w:rsidP="004C7DA1">
            <w:pPr>
              <w:pStyle w:val="NormalWeb"/>
              <w:rPr>
                <w:ins w:id="13" w:author="Morakinyo Fadipe" w:date="2025-03-10T13:40:00Z"/>
                <w:rFonts w:ascii="Avenir Book" w:hAnsi="Avenir Book"/>
                <w:b/>
                <w:bCs/>
                <w:color w:val="000000" w:themeColor="text1"/>
              </w:rPr>
            </w:pPr>
            <w:ins w:id="14" w:author="Morakinyo Fadipe" w:date="2025-03-10T13:40:00Z">
              <w:r w:rsidRPr="004C7DA1">
                <w:rPr>
                  <w:rFonts w:ascii="Avenir Book" w:hAnsi="Avenir Book"/>
                  <w:b/>
                  <w:bCs/>
                  <w:color w:val="000000" w:themeColor="text1"/>
                </w:rPr>
                <w:t>Promotion Path</w:t>
              </w:r>
            </w:ins>
          </w:p>
        </w:tc>
      </w:tr>
      <w:tr w:rsidR="004C7DA1" w:rsidRPr="004C7DA1" w14:paraId="1B99A3BD" w14:textId="77777777" w:rsidTr="004C7DA1">
        <w:trPr>
          <w:tblCellSpacing w:w="15" w:type="dxa"/>
          <w:ins w:id="15" w:author="Morakinyo Fadipe" w:date="2025-03-10T13:40:00Z"/>
        </w:trPr>
        <w:tc>
          <w:tcPr>
            <w:tcW w:w="0" w:type="auto"/>
            <w:vAlign w:val="center"/>
            <w:hideMark/>
          </w:tcPr>
          <w:p w14:paraId="6C1C29FD" w14:textId="77777777" w:rsidR="004C7DA1" w:rsidRPr="004C7DA1" w:rsidRDefault="004C7DA1" w:rsidP="004C7DA1">
            <w:pPr>
              <w:pStyle w:val="NormalWeb"/>
              <w:rPr>
                <w:ins w:id="16" w:author="Morakinyo Fadipe" w:date="2025-03-10T13:40:00Z"/>
                <w:rFonts w:ascii="Avenir Book" w:hAnsi="Avenir Book"/>
                <w:color w:val="000000" w:themeColor="text1"/>
              </w:rPr>
            </w:pPr>
            <w:ins w:id="17" w:author="Morakinyo Fadipe" w:date="2025-03-10T13:40:00Z">
              <w:r w:rsidRPr="004C7DA1">
                <w:rPr>
                  <w:rFonts w:ascii="Avenir Book" w:hAnsi="Avenir Book"/>
                  <w:b/>
                  <w:bCs/>
                  <w:color w:val="000000" w:themeColor="text1"/>
                </w:rPr>
                <w:t>Executive &amp; Senior Leadership</w:t>
              </w:r>
            </w:ins>
          </w:p>
        </w:tc>
        <w:tc>
          <w:tcPr>
            <w:tcW w:w="0" w:type="auto"/>
            <w:vAlign w:val="center"/>
            <w:hideMark/>
          </w:tcPr>
          <w:p w14:paraId="0F83BD0F" w14:textId="77777777" w:rsidR="004C7DA1" w:rsidRPr="004C7DA1" w:rsidRDefault="004C7DA1" w:rsidP="004C7DA1">
            <w:pPr>
              <w:pStyle w:val="NormalWeb"/>
              <w:rPr>
                <w:ins w:id="18" w:author="Morakinyo Fadipe" w:date="2025-03-10T13:40:00Z"/>
                <w:rFonts w:ascii="Avenir Book" w:hAnsi="Avenir Book"/>
                <w:color w:val="000000" w:themeColor="text1"/>
              </w:rPr>
            </w:pPr>
            <w:ins w:id="19" w:author="Morakinyo Fadipe" w:date="2025-03-10T13:40:00Z">
              <w:r w:rsidRPr="004C7DA1">
                <w:rPr>
                  <w:rFonts w:ascii="Avenir Book" w:hAnsi="Avenir Book"/>
                  <w:color w:val="000000" w:themeColor="text1"/>
                </w:rPr>
                <w:t>Project Impact &amp; Strategic Leadership</w:t>
              </w:r>
            </w:ins>
          </w:p>
        </w:tc>
      </w:tr>
      <w:tr w:rsidR="004C7DA1" w:rsidRPr="004C7DA1" w14:paraId="304E72AB" w14:textId="77777777" w:rsidTr="004C7DA1">
        <w:trPr>
          <w:tblCellSpacing w:w="15" w:type="dxa"/>
          <w:ins w:id="20" w:author="Morakinyo Fadipe" w:date="2025-03-10T13:40:00Z"/>
        </w:trPr>
        <w:tc>
          <w:tcPr>
            <w:tcW w:w="0" w:type="auto"/>
            <w:vAlign w:val="center"/>
            <w:hideMark/>
          </w:tcPr>
          <w:p w14:paraId="702B4214" w14:textId="77777777" w:rsidR="004C7DA1" w:rsidRPr="004C7DA1" w:rsidRDefault="004C7DA1" w:rsidP="004C7DA1">
            <w:pPr>
              <w:pStyle w:val="NormalWeb"/>
              <w:rPr>
                <w:ins w:id="21" w:author="Morakinyo Fadipe" w:date="2025-03-10T13:40:00Z"/>
                <w:rFonts w:ascii="Avenir Book" w:hAnsi="Avenir Book"/>
                <w:color w:val="000000" w:themeColor="text1"/>
              </w:rPr>
            </w:pPr>
            <w:ins w:id="22" w:author="Morakinyo Fadipe" w:date="2025-03-10T13:40:00Z">
              <w:r w:rsidRPr="004C7DA1">
                <w:rPr>
                  <w:rFonts w:ascii="Avenir Book" w:hAnsi="Avenir Book"/>
                  <w:b/>
                  <w:bCs/>
                  <w:color w:val="000000" w:themeColor="text1"/>
                </w:rPr>
                <w:t>Management Staff</w:t>
              </w:r>
            </w:ins>
          </w:p>
        </w:tc>
        <w:tc>
          <w:tcPr>
            <w:tcW w:w="0" w:type="auto"/>
            <w:vAlign w:val="center"/>
            <w:hideMark/>
          </w:tcPr>
          <w:p w14:paraId="4692F0DA" w14:textId="77777777" w:rsidR="004C7DA1" w:rsidRPr="004C7DA1" w:rsidRDefault="004C7DA1" w:rsidP="004C7DA1">
            <w:pPr>
              <w:pStyle w:val="NormalWeb"/>
              <w:rPr>
                <w:ins w:id="23" w:author="Morakinyo Fadipe" w:date="2025-03-10T13:40:00Z"/>
                <w:rFonts w:ascii="Avenir Book" w:hAnsi="Avenir Book"/>
                <w:color w:val="000000" w:themeColor="text1"/>
              </w:rPr>
            </w:pPr>
            <w:ins w:id="24" w:author="Morakinyo Fadipe" w:date="2025-03-10T13:40:00Z">
              <w:r w:rsidRPr="004C7DA1">
                <w:rPr>
                  <w:rFonts w:ascii="Avenir Book" w:hAnsi="Avenir Book"/>
                  <w:color w:val="000000" w:themeColor="text1"/>
                </w:rPr>
                <w:t>Performance, Leadership, Departmental Growth</w:t>
              </w:r>
            </w:ins>
          </w:p>
        </w:tc>
      </w:tr>
      <w:tr w:rsidR="004C7DA1" w:rsidRPr="004C7DA1" w14:paraId="6BE49333" w14:textId="77777777" w:rsidTr="004C7DA1">
        <w:trPr>
          <w:tblCellSpacing w:w="15" w:type="dxa"/>
          <w:ins w:id="25" w:author="Morakinyo Fadipe" w:date="2025-03-10T13:40:00Z"/>
        </w:trPr>
        <w:tc>
          <w:tcPr>
            <w:tcW w:w="0" w:type="auto"/>
            <w:vAlign w:val="center"/>
            <w:hideMark/>
          </w:tcPr>
          <w:p w14:paraId="4C91D3A0" w14:textId="7690D917" w:rsidR="004C7DA1" w:rsidRPr="004C7DA1" w:rsidRDefault="004C7DA1" w:rsidP="004C7DA1">
            <w:pPr>
              <w:pStyle w:val="NormalWeb"/>
              <w:rPr>
                <w:ins w:id="26" w:author="Morakinyo Fadipe" w:date="2025-03-10T13:40:00Z"/>
                <w:rFonts w:ascii="Avenir Book" w:hAnsi="Avenir Book"/>
                <w:color w:val="000000" w:themeColor="text1"/>
              </w:rPr>
            </w:pPr>
            <w:ins w:id="27" w:author="Morakinyo Fadipe" w:date="2025-03-10T13:41:00Z" w16du:dateUtc="2025-03-10T12:41:00Z">
              <w:r>
                <w:rPr>
                  <w:rFonts w:ascii="Avenir Book" w:hAnsi="Avenir Book"/>
                  <w:b/>
                  <w:bCs/>
                  <w:color w:val="000000" w:themeColor="text1"/>
                </w:rPr>
                <w:t>Professional</w:t>
              </w:r>
            </w:ins>
          </w:p>
        </w:tc>
        <w:tc>
          <w:tcPr>
            <w:tcW w:w="0" w:type="auto"/>
            <w:vAlign w:val="center"/>
            <w:hideMark/>
          </w:tcPr>
          <w:p w14:paraId="1170823C" w14:textId="005A317A" w:rsidR="004C7DA1" w:rsidRPr="004C7DA1" w:rsidRDefault="004C7DA1" w:rsidP="004C7DA1">
            <w:pPr>
              <w:pStyle w:val="NormalWeb"/>
              <w:rPr>
                <w:ins w:id="28" w:author="Morakinyo Fadipe" w:date="2025-03-10T13:40:00Z"/>
                <w:rFonts w:ascii="Avenir Book" w:hAnsi="Avenir Book"/>
                <w:color w:val="000000" w:themeColor="text1"/>
              </w:rPr>
            </w:pPr>
            <w:ins w:id="29" w:author="Morakinyo Fadipe" w:date="2025-03-10T13:40:00Z">
              <w:r w:rsidRPr="004C7DA1">
                <w:rPr>
                  <w:rFonts w:ascii="Avenir Book" w:hAnsi="Avenir Book"/>
                  <w:color w:val="000000" w:themeColor="text1"/>
                </w:rPr>
                <w:t>Skill Growth, Project Success, Innovation</w:t>
              </w:r>
            </w:ins>
            <w:ins w:id="30" w:author="Morakinyo Fadipe" w:date="2025-03-10T13:41:00Z" w16du:dateUtc="2025-03-10T12:41:00Z">
              <w:r>
                <w:rPr>
                  <w:rFonts w:ascii="Avenir Book" w:hAnsi="Avenir Book"/>
                  <w:color w:val="000000" w:themeColor="text1"/>
                </w:rPr>
                <w:t xml:space="preserve">, </w:t>
              </w:r>
              <w:r w:rsidRPr="004C7DA1">
                <w:rPr>
                  <w:rFonts w:ascii="Avenir Book" w:hAnsi="Avenir Book"/>
                  <w:color w:val="000000" w:themeColor="text1"/>
                </w:rPr>
                <w:t>Task Complexity</w:t>
              </w:r>
            </w:ins>
          </w:p>
        </w:tc>
      </w:tr>
      <w:tr w:rsidR="004C7DA1" w:rsidRPr="004C7DA1" w14:paraId="0B2DF33E" w14:textId="77777777" w:rsidTr="004C7DA1">
        <w:trPr>
          <w:tblCellSpacing w:w="15" w:type="dxa"/>
          <w:ins w:id="31" w:author="Morakinyo Fadipe" w:date="2025-03-10T13:40:00Z"/>
        </w:trPr>
        <w:tc>
          <w:tcPr>
            <w:tcW w:w="0" w:type="auto"/>
            <w:vAlign w:val="center"/>
            <w:hideMark/>
          </w:tcPr>
          <w:p w14:paraId="3AEFFE18" w14:textId="403A05E1" w:rsidR="004C7DA1" w:rsidRPr="004C7DA1" w:rsidRDefault="004C7DA1" w:rsidP="004C7DA1">
            <w:pPr>
              <w:pStyle w:val="NormalWeb"/>
              <w:rPr>
                <w:ins w:id="32" w:author="Morakinyo Fadipe" w:date="2025-03-10T13:40:00Z"/>
                <w:rFonts w:ascii="Avenir Book" w:hAnsi="Avenir Book"/>
                <w:color w:val="000000" w:themeColor="text1"/>
              </w:rPr>
            </w:pPr>
            <w:ins w:id="33" w:author="Morakinyo Fadipe" w:date="2025-03-10T13:43:00Z" w16du:dateUtc="2025-03-10T12:43:00Z">
              <w:r w:rsidRPr="004C7DA1">
                <w:rPr>
                  <w:rFonts w:ascii="Avenir Book" w:hAnsi="Avenir Book"/>
                  <w:b/>
                  <w:bCs/>
                  <w:color w:val="000000" w:themeColor="text1"/>
                </w:rPr>
                <w:t>Support Staff</w:t>
              </w:r>
            </w:ins>
          </w:p>
        </w:tc>
        <w:tc>
          <w:tcPr>
            <w:tcW w:w="0" w:type="auto"/>
            <w:vAlign w:val="center"/>
            <w:hideMark/>
          </w:tcPr>
          <w:p w14:paraId="23F3AE38" w14:textId="3D0C81F3" w:rsidR="004C7DA1" w:rsidRPr="004C7DA1" w:rsidRDefault="004C7DA1" w:rsidP="004C7DA1">
            <w:pPr>
              <w:pStyle w:val="NormalWeb"/>
              <w:rPr>
                <w:ins w:id="34" w:author="Morakinyo Fadipe" w:date="2025-03-10T13:40:00Z"/>
                <w:rFonts w:ascii="Avenir Book" w:hAnsi="Avenir Book"/>
                <w:color w:val="000000" w:themeColor="text1"/>
              </w:rPr>
            </w:pPr>
            <w:ins w:id="35" w:author="Morakinyo Fadipe" w:date="2025-03-10T13:40:00Z">
              <w:r w:rsidRPr="004C7DA1">
                <w:rPr>
                  <w:rFonts w:ascii="Avenir Book" w:hAnsi="Avenir Book"/>
                  <w:color w:val="000000" w:themeColor="text1"/>
                </w:rPr>
                <w:t xml:space="preserve">Skills, Training, </w:t>
              </w:r>
            </w:ins>
          </w:p>
        </w:tc>
      </w:tr>
    </w:tbl>
    <w:p w14:paraId="2935A4A4" w14:textId="3D464D24" w:rsidR="004C7DA1" w:rsidRPr="004C7DA1" w:rsidRDefault="004C7DA1">
      <w:pPr>
        <w:pStyle w:val="NormalWeb"/>
        <w:numPr>
          <w:ilvl w:val="0"/>
          <w:numId w:val="65"/>
        </w:numPr>
        <w:rPr>
          <w:ins w:id="36" w:author="Morakinyo Fadipe" w:date="2025-03-10T13:40:00Z"/>
          <w:rFonts w:ascii="Avenir Book" w:hAnsi="Avenir Book"/>
          <w:color w:val="000000" w:themeColor="text1"/>
        </w:rPr>
        <w:pPrChange w:id="37" w:author="Morakinyo Fadipe" w:date="2025-03-10T13:43:00Z" w16du:dateUtc="2025-03-10T12:43:00Z">
          <w:pPr>
            <w:pStyle w:val="NormalWeb"/>
          </w:pPr>
        </w:pPrChange>
      </w:pPr>
      <w:ins w:id="38" w:author="Morakinyo Fadipe" w:date="2025-03-10T13:40:00Z">
        <w:r w:rsidRPr="004C7DA1">
          <w:rPr>
            <w:rFonts w:ascii="Avenir Book" w:hAnsi="Avenir Book"/>
            <w:b/>
            <w:bCs/>
            <w:color w:val="000000" w:themeColor="text1"/>
          </w:rPr>
          <w:lastRenderedPageBreak/>
          <w:t>Key Takeaways:</w:t>
        </w:r>
        <w:r w:rsidRPr="004C7DA1">
          <w:rPr>
            <w:rFonts w:ascii="Avenir Book" w:hAnsi="Avenir Book"/>
            <w:color w:val="000000" w:themeColor="text1"/>
          </w:rPr>
          <w:br/>
        </w:r>
        <w:r w:rsidRPr="004C7DA1">
          <w:rPr>
            <w:rFonts w:ascii="Avenir Book" w:hAnsi="Avenir Book"/>
            <w:b/>
            <w:bCs/>
            <w:color w:val="000000" w:themeColor="text1"/>
          </w:rPr>
          <w:t xml:space="preserve">No more rigid 1 </w:t>
        </w:r>
        <w:r w:rsidRPr="004C7DA1">
          <w:rPr>
            <w:rFonts w:ascii="Arial" w:hAnsi="Arial" w:cs="Arial"/>
            <w:b/>
            <w:bCs/>
            <w:color w:val="000000" w:themeColor="text1"/>
          </w:rPr>
          <w:t>→</w:t>
        </w:r>
        <w:r w:rsidRPr="004C7DA1">
          <w:rPr>
            <w:rFonts w:ascii="Avenir Book" w:hAnsi="Avenir Book"/>
            <w:b/>
            <w:bCs/>
            <w:color w:val="000000" w:themeColor="text1"/>
          </w:rPr>
          <w:t xml:space="preserve"> 2 </w:t>
        </w:r>
        <w:r w:rsidRPr="004C7DA1">
          <w:rPr>
            <w:rFonts w:ascii="Arial" w:hAnsi="Arial" w:cs="Arial"/>
            <w:b/>
            <w:bCs/>
            <w:color w:val="000000" w:themeColor="text1"/>
          </w:rPr>
          <w:t>→</w:t>
        </w:r>
        <w:r w:rsidRPr="004C7DA1">
          <w:rPr>
            <w:rFonts w:ascii="Avenir Book" w:hAnsi="Avenir Book"/>
            <w:b/>
            <w:bCs/>
            <w:color w:val="000000" w:themeColor="text1"/>
          </w:rPr>
          <w:t xml:space="preserve"> 3 progression for all</w:t>
        </w:r>
        <w:r w:rsidRPr="004C7DA1">
          <w:rPr>
            <w:rFonts w:ascii="Avenir Book" w:hAnsi="Avenir Book"/>
            <w:color w:val="000000" w:themeColor="text1"/>
          </w:rPr>
          <w:t xml:space="preserve"> – Instead, growth depends on </w:t>
        </w:r>
        <w:r w:rsidRPr="004C7DA1">
          <w:rPr>
            <w:rFonts w:ascii="Avenir Book" w:hAnsi="Avenir Book"/>
            <w:b/>
            <w:bCs/>
            <w:color w:val="000000" w:themeColor="text1"/>
          </w:rPr>
          <w:t>impact and skill mastery.</w:t>
        </w:r>
        <w:r w:rsidRPr="004C7DA1">
          <w:rPr>
            <w:rFonts w:ascii="Avenir Book" w:hAnsi="Avenir Book"/>
            <w:color w:val="000000" w:themeColor="text1"/>
          </w:rPr>
          <w:br/>
        </w:r>
        <w:r w:rsidRPr="004C7DA1">
          <w:rPr>
            <w:rFonts w:ascii="Avenir Book" w:hAnsi="Avenir Book"/>
            <w:b/>
            <w:bCs/>
            <w:color w:val="000000" w:themeColor="text1"/>
          </w:rPr>
          <w:t>Top performers can skip levels or change departments</w:t>
        </w:r>
        <w:r w:rsidRPr="004C7DA1">
          <w:rPr>
            <w:rFonts w:ascii="Avenir Book" w:hAnsi="Avenir Book"/>
            <w:color w:val="000000" w:themeColor="text1"/>
          </w:rPr>
          <w:t xml:space="preserve"> based on contribution, not just time spent.</w:t>
        </w:r>
        <w:r w:rsidRPr="004C7DA1">
          <w:rPr>
            <w:rFonts w:ascii="Avenir Book" w:hAnsi="Avenir Book"/>
            <w:color w:val="000000" w:themeColor="text1"/>
          </w:rPr>
          <w:br/>
        </w:r>
        <w:r w:rsidRPr="004C7DA1">
          <w:rPr>
            <w:rFonts w:ascii="Avenir Book" w:hAnsi="Avenir Book"/>
            <w:b/>
            <w:bCs/>
            <w:color w:val="000000" w:themeColor="text1"/>
          </w:rPr>
          <w:t>Employees don’t have to wait for vacancies</w:t>
        </w:r>
        <w:r w:rsidRPr="004C7DA1">
          <w:rPr>
            <w:rFonts w:ascii="Avenir Book" w:hAnsi="Avenir Book"/>
            <w:color w:val="000000" w:themeColor="text1"/>
          </w:rPr>
          <w:t xml:space="preserve"> – they can take on new roles </w:t>
        </w:r>
        <w:r w:rsidRPr="004C7DA1">
          <w:rPr>
            <w:rFonts w:ascii="Avenir Book" w:hAnsi="Avenir Book"/>
            <w:b/>
            <w:bCs/>
            <w:color w:val="000000" w:themeColor="text1"/>
          </w:rPr>
          <w:t>through project-based promotions.</w:t>
        </w:r>
      </w:ins>
    </w:p>
    <w:p w14:paraId="09507F8F" w14:textId="77777777" w:rsidR="004C7DA1" w:rsidRPr="00A10242" w:rsidRDefault="004C7DA1" w:rsidP="00A10242">
      <w:pPr>
        <w:pStyle w:val="NormalWeb"/>
        <w:rPr>
          <w:rFonts w:ascii="Avenir Book" w:hAnsi="Avenir Book"/>
          <w:color w:val="000000" w:themeColor="text1"/>
        </w:rPr>
      </w:pPr>
    </w:p>
    <w:sectPr w:rsidR="004C7DA1" w:rsidRPr="00A10242" w:rsidSect="00C77ADE">
      <w:headerReference w:type="default" r:id="rId12"/>
      <w:footerReference w:type="default" r:id="rId13"/>
      <w:pgSz w:w="11900" w:h="16840"/>
      <w:pgMar w:top="2061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Morakinyo Fadipe" w:date="2025-03-10T13:26:00Z" w:initials="MF">
    <w:p w14:paraId="29564B90" w14:textId="77777777" w:rsidR="001B115C" w:rsidRDefault="001B115C" w:rsidP="001B115C">
      <w:pPr>
        <w:pStyle w:val="CommentText"/>
      </w:pPr>
      <w:r>
        <w:rPr>
          <w:rStyle w:val="CommentReference"/>
        </w:rPr>
        <w:annotationRef/>
      </w:r>
      <w:r>
        <w:t xml:space="preserve">For simplicity, would advise keep the grading on the ‘letters’ A, B, C and exclude the ‘points’ 1,2,3. The points ideally are applied from a pay point perspective. </w:t>
      </w:r>
    </w:p>
  </w:comment>
  <w:comment w:id="1" w:author="Morakinyo Fadipe" w:date="2025-03-10T13:23:00Z" w:initials="MF">
    <w:p w14:paraId="306492B2" w14:textId="77777777" w:rsidR="00BD3C26" w:rsidRDefault="001B115C" w:rsidP="00BD3C26">
      <w:pPr>
        <w:pStyle w:val="CommentText"/>
        <w:ind w:left="300"/>
      </w:pPr>
      <w:r>
        <w:rPr>
          <w:rStyle w:val="CommentReference"/>
        </w:rPr>
        <w:annotationRef/>
      </w:r>
      <w:r w:rsidR="00BD3C26">
        <w:t xml:space="preserve">The 4 Career levels is a best in class classification. </w:t>
      </w:r>
    </w:p>
  </w:comment>
  <w:comment w:id="2" w:author="Morakinyo Fadipe" w:date="2025-03-10T13:24:00Z" w:initials="MF">
    <w:p w14:paraId="194D6DBE" w14:textId="7B2EE26C" w:rsidR="001B115C" w:rsidRDefault="001B115C" w:rsidP="001B115C">
      <w:pPr>
        <w:pStyle w:val="CommentText"/>
      </w:pPr>
      <w:r>
        <w:rPr>
          <w:rStyle w:val="CommentReference"/>
        </w:rPr>
        <w:annotationRef/>
      </w:r>
      <w:r>
        <w:t xml:space="preserve">Executive </w:t>
      </w:r>
    </w:p>
    <w:p w14:paraId="4A77DAC7" w14:textId="77777777" w:rsidR="001B115C" w:rsidRDefault="001B115C" w:rsidP="001B115C">
      <w:pPr>
        <w:pStyle w:val="CommentText"/>
      </w:pPr>
      <w:r>
        <w:t xml:space="preserve">Includes Function Heads, providing strategic </w:t>
      </w:r>
    </w:p>
    <w:p w14:paraId="7310EC71" w14:textId="77777777" w:rsidR="001B115C" w:rsidRDefault="001B115C" w:rsidP="001B115C">
      <w:pPr>
        <w:pStyle w:val="CommentText"/>
      </w:pPr>
      <w:r>
        <w:t>vision and/or tactical/strategic direction.</w:t>
      </w:r>
    </w:p>
    <w:p w14:paraId="2CBA2658" w14:textId="77777777" w:rsidR="001B115C" w:rsidRDefault="001B115C" w:rsidP="001B115C">
      <w:pPr>
        <w:pStyle w:val="CommentText"/>
      </w:pPr>
      <w:r>
        <w:t>The majority of time is spent overseeing area of responsibility directing the responsibilities of employees. Goal achievement is typically accomplished through performance of direct and/or indirect reports.</w:t>
      </w:r>
    </w:p>
  </w:comment>
  <w:comment w:id="3" w:author="Morakinyo Fadipe" w:date="2025-03-10T13:28:00Z" w:initials="MF">
    <w:p w14:paraId="43B0E2FE" w14:textId="77777777" w:rsidR="00BD3C26" w:rsidRDefault="001B115C" w:rsidP="00BD3C26">
      <w:pPr>
        <w:pStyle w:val="CommentText"/>
      </w:pPr>
      <w:r>
        <w:rPr>
          <w:rStyle w:val="CommentReference"/>
        </w:rPr>
        <w:annotationRef/>
      </w:r>
      <w:r w:rsidR="00BD3C26">
        <w:t xml:space="preserve">Individual contributors with responsibility in a professional or technical discipline or specialty, but may manage two or </w:t>
      </w:r>
    </w:p>
    <w:p w14:paraId="7401077B" w14:textId="77777777" w:rsidR="00BD3C26" w:rsidRDefault="00BD3C26" w:rsidP="00BD3C26">
      <w:pPr>
        <w:pStyle w:val="CommentText"/>
      </w:pPr>
      <w:r>
        <w:t>fewer employees. May direct the work of other lower level professionals or manage processes and programs.</w:t>
      </w:r>
    </w:p>
    <w:p w14:paraId="6688F863" w14:textId="77777777" w:rsidR="00BD3C26" w:rsidRDefault="00BD3C26" w:rsidP="00BD3C26">
      <w:pPr>
        <w:pStyle w:val="CommentText"/>
      </w:pPr>
      <w:r>
        <w:t xml:space="preserve">The majority of time is spent overseeing the design, implementation or delivery of processes, programs and policies </w:t>
      </w:r>
    </w:p>
    <w:p w14:paraId="2611828B" w14:textId="77777777" w:rsidR="00BD3C26" w:rsidRDefault="00BD3C26" w:rsidP="00BD3C26">
      <w:pPr>
        <w:pStyle w:val="CommentText"/>
      </w:pPr>
      <w:r>
        <w:t xml:space="preserve">using specialized knowledge and skills typically acquired through advanced education </w:t>
      </w:r>
    </w:p>
  </w:comment>
  <w:comment w:id="4" w:author="Morakinyo Fadipe" w:date="2025-03-10T14:38:00Z" w:initials="MF">
    <w:p w14:paraId="05778B79" w14:textId="77777777" w:rsidR="001C44C8" w:rsidRDefault="00C917D9" w:rsidP="001C44C8">
      <w:pPr>
        <w:pStyle w:val="CommentText"/>
      </w:pPr>
      <w:r>
        <w:rPr>
          <w:rStyle w:val="CommentReference"/>
        </w:rPr>
        <w:annotationRef/>
      </w:r>
      <w:r w:rsidR="001C44C8">
        <w:t>Under this category, we can have specialist and Associates as G and H</w:t>
      </w:r>
    </w:p>
  </w:comment>
  <w:comment w:id="5" w:author="Morakinyo Fadipe" w:date="2025-03-10T13:38:00Z" w:initials="MF">
    <w:p w14:paraId="7B8ABD02" w14:textId="5A1D50C9" w:rsidR="004C7DA1" w:rsidRDefault="001B115C" w:rsidP="004C7DA1">
      <w:pPr>
        <w:pStyle w:val="CommentText"/>
      </w:pPr>
      <w:r>
        <w:rPr>
          <w:rStyle w:val="CommentReference"/>
        </w:rPr>
        <w:annotationRef/>
      </w:r>
      <w:r w:rsidR="004C7DA1">
        <w:t>Progression Might Be Too Rigid for Startups &amp; Innovation Hubs. In fast-moving innovation environments, strict hierarchical progression (1 → 2 → 3 in each grade) may slow down talent mobility. Please reconsider.</w:t>
      </w:r>
      <w:r w:rsidR="004C7DA1">
        <w:br/>
        <w:t xml:space="preserve">The Adoption of a Performance-Based Promotion System will fix this.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29564B90" w15:done="0"/>
  <w15:commentEx w15:paraId="306492B2" w15:done="0"/>
  <w15:commentEx w15:paraId="2CBA2658" w15:done="0"/>
  <w15:commentEx w15:paraId="2611828B" w15:done="0"/>
  <w15:commentEx w15:paraId="05778B79" w15:done="0"/>
  <w15:commentEx w15:paraId="7B8ABD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58AB12D7" w16cex:dateUtc="2025-03-10T12:26:00Z"/>
  <w16cex:commentExtensible w16cex:durableId="40E6BAF5" w16cex:dateUtc="2025-03-10T12:23:00Z"/>
  <w16cex:commentExtensible w16cex:durableId="586B2E36" w16cex:dateUtc="2025-03-10T12:24:00Z"/>
  <w16cex:commentExtensible w16cex:durableId="239444CF" w16cex:dateUtc="2025-03-10T12:28:00Z"/>
  <w16cex:commentExtensible w16cex:durableId="0F6779A6" w16cex:dateUtc="2025-03-10T13:38:00Z"/>
  <w16cex:commentExtensible w16cex:durableId="057A700D" w16cex:dateUtc="2025-03-10T12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29564B90" w16cid:durableId="58AB12D7"/>
  <w16cid:commentId w16cid:paraId="306492B2" w16cid:durableId="40E6BAF5"/>
  <w16cid:commentId w16cid:paraId="2CBA2658" w16cid:durableId="586B2E36"/>
  <w16cid:commentId w16cid:paraId="2611828B" w16cid:durableId="239444CF"/>
  <w16cid:commentId w16cid:paraId="05778B79" w16cid:durableId="0F6779A6"/>
  <w16cid:commentId w16cid:paraId="7B8ABD02" w16cid:durableId="057A700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AFF1F9" w14:textId="77777777" w:rsidR="009F4F4F" w:rsidRDefault="009F4F4F" w:rsidP="00B6436B">
      <w:r>
        <w:separator/>
      </w:r>
    </w:p>
  </w:endnote>
  <w:endnote w:type="continuationSeparator" w:id="0">
    <w:p w14:paraId="7D3734EF" w14:textId="77777777" w:rsidR="009F4F4F" w:rsidRDefault="009F4F4F" w:rsidP="00B64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FF4ADC" w14:textId="2767491A" w:rsidR="00B6436B" w:rsidRDefault="00B6436B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06C4482" wp14:editId="5CD4BD30">
          <wp:simplePos x="0" y="0"/>
          <wp:positionH relativeFrom="column">
            <wp:posOffset>-276446</wp:posOffset>
          </wp:positionH>
          <wp:positionV relativeFrom="paragraph">
            <wp:posOffset>-276446</wp:posOffset>
          </wp:positionV>
          <wp:extent cx="3258353" cy="887240"/>
          <wp:effectExtent l="0" t="0" r="5715" b="1905"/>
          <wp:wrapNone/>
          <wp:docPr id="30" name="Picture 3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D0DD87" w14:textId="77777777" w:rsidR="009F4F4F" w:rsidRDefault="009F4F4F" w:rsidP="00B6436B">
      <w:r>
        <w:separator/>
      </w:r>
    </w:p>
  </w:footnote>
  <w:footnote w:type="continuationSeparator" w:id="0">
    <w:p w14:paraId="0DB696C8" w14:textId="77777777" w:rsidR="009F4F4F" w:rsidRDefault="009F4F4F" w:rsidP="00B643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32A6F6" w14:textId="3FBCA785" w:rsidR="00B6436B" w:rsidRDefault="00B6436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3736E49" wp14:editId="39FBB25D">
          <wp:simplePos x="0" y="0"/>
          <wp:positionH relativeFrom="column">
            <wp:posOffset>314</wp:posOffset>
          </wp:positionH>
          <wp:positionV relativeFrom="paragraph">
            <wp:posOffset>-138224</wp:posOffset>
          </wp:positionV>
          <wp:extent cx="2295328" cy="823865"/>
          <wp:effectExtent l="0" t="0" r="3810" b="1905"/>
          <wp:wrapNone/>
          <wp:docPr id="29" name="Picture 29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C213D"/>
    <w:multiLevelType w:val="multilevel"/>
    <w:tmpl w:val="CFAA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D5346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C4856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C44AA"/>
    <w:multiLevelType w:val="hybridMultilevel"/>
    <w:tmpl w:val="02A4A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347EC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A32F4"/>
    <w:multiLevelType w:val="multilevel"/>
    <w:tmpl w:val="E102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241D6"/>
    <w:multiLevelType w:val="multilevel"/>
    <w:tmpl w:val="FCE8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A0267"/>
    <w:multiLevelType w:val="multilevel"/>
    <w:tmpl w:val="A21E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3587E"/>
    <w:multiLevelType w:val="hybridMultilevel"/>
    <w:tmpl w:val="31A25F32"/>
    <w:lvl w:ilvl="0" w:tplc="58F4EE96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3824B8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BC68BD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E5636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8147C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95E3C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9542F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12B1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ABC8E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6F55C0"/>
    <w:multiLevelType w:val="multilevel"/>
    <w:tmpl w:val="DE32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94113F"/>
    <w:multiLevelType w:val="multilevel"/>
    <w:tmpl w:val="B600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902D95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E03363"/>
    <w:multiLevelType w:val="multilevel"/>
    <w:tmpl w:val="2E5A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333A7"/>
    <w:multiLevelType w:val="multilevel"/>
    <w:tmpl w:val="7328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F41DF"/>
    <w:multiLevelType w:val="multilevel"/>
    <w:tmpl w:val="91307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D8659D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2A22A8"/>
    <w:multiLevelType w:val="multilevel"/>
    <w:tmpl w:val="71C0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384828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F81C4D"/>
    <w:multiLevelType w:val="multilevel"/>
    <w:tmpl w:val="E83A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FB6F69"/>
    <w:multiLevelType w:val="multilevel"/>
    <w:tmpl w:val="A252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8512A1"/>
    <w:multiLevelType w:val="multilevel"/>
    <w:tmpl w:val="B38E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9A08F4"/>
    <w:multiLevelType w:val="multilevel"/>
    <w:tmpl w:val="4424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227179"/>
    <w:multiLevelType w:val="multilevel"/>
    <w:tmpl w:val="ED9E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080029"/>
    <w:multiLevelType w:val="multilevel"/>
    <w:tmpl w:val="BFA6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DD67DE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412F6D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395296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310A0D"/>
    <w:multiLevelType w:val="multilevel"/>
    <w:tmpl w:val="8E92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9F5CF0"/>
    <w:multiLevelType w:val="multilevel"/>
    <w:tmpl w:val="41EC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7326D9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7800AC"/>
    <w:multiLevelType w:val="multilevel"/>
    <w:tmpl w:val="CF14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D42640"/>
    <w:multiLevelType w:val="multilevel"/>
    <w:tmpl w:val="214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911443"/>
    <w:multiLevelType w:val="multilevel"/>
    <w:tmpl w:val="EEE8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ED57D7"/>
    <w:multiLevelType w:val="multilevel"/>
    <w:tmpl w:val="1E38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FA739D"/>
    <w:multiLevelType w:val="multilevel"/>
    <w:tmpl w:val="230C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FC6737"/>
    <w:multiLevelType w:val="multilevel"/>
    <w:tmpl w:val="D0BE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5B20F8"/>
    <w:multiLevelType w:val="multilevel"/>
    <w:tmpl w:val="E134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664237"/>
    <w:multiLevelType w:val="multilevel"/>
    <w:tmpl w:val="17AA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557B86"/>
    <w:multiLevelType w:val="multilevel"/>
    <w:tmpl w:val="0A2A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1F7DAF"/>
    <w:multiLevelType w:val="multilevel"/>
    <w:tmpl w:val="FC9C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452DF5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8950D5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0328BF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1B0C6E"/>
    <w:multiLevelType w:val="multilevel"/>
    <w:tmpl w:val="F2AC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B87323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1B4AB5"/>
    <w:multiLevelType w:val="multilevel"/>
    <w:tmpl w:val="A646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ED6532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C95F71"/>
    <w:multiLevelType w:val="multilevel"/>
    <w:tmpl w:val="96F6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7E026B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4127AC"/>
    <w:multiLevelType w:val="multilevel"/>
    <w:tmpl w:val="3F4C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EE218D"/>
    <w:multiLevelType w:val="multilevel"/>
    <w:tmpl w:val="A840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2B3E19"/>
    <w:multiLevelType w:val="hybridMultilevel"/>
    <w:tmpl w:val="192279AC"/>
    <w:lvl w:ilvl="0" w:tplc="37E009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1E673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AE081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3E0B7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0C55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8620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4DC43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83651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8A67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F96376"/>
    <w:multiLevelType w:val="multilevel"/>
    <w:tmpl w:val="E06A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56657A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37127B"/>
    <w:multiLevelType w:val="multilevel"/>
    <w:tmpl w:val="63BC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647690"/>
    <w:multiLevelType w:val="multilevel"/>
    <w:tmpl w:val="6C30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875629"/>
    <w:multiLevelType w:val="multilevel"/>
    <w:tmpl w:val="36DA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9F6E5C"/>
    <w:multiLevelType w:val="multilevel"/>
    <w:tmpl w:val="037E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D7407A"/>
    <w:multiLevelType w:val="multilevel"/>
    <w:tmpl w:val="6F06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F123D6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43142C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D56D11"/>
    <w:multiLevelType w:val="multilevel"/>
    <w:tmpl w:val="CBEC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E336A9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5D14EA"/>
    <w:multiLevelType w:val="multilevel"/>
    <w:tmpl w:val="ED82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81483C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717766">
    <w:abstractNumId w:val="30"/>
  </w:num>
  <w:num w:numId="2" w16cid:durableId="3673810">
    <w:abstractNumId w:val="9"/>
  </w:num>
  <w:num w:numId="3" w16cid:durableId="1853717287">
    <w:abstractNumId w:val="24"/>
  </w:num>
  <w:num w:numId="4" w16cid:durableId="571354192">
    <w:abstractNumId w:val="49"/>
  </w:num>
  <w:num w:numId="5" w16cid:durableId="330452238">
    <w:abstractNumId w:val="27"/>
  </w:num>
  <w:num w:numId="6" w16cid:durableId="1170412483">
    <w:abstractNumId w:val="32"/>
  </w:num>
  <w:num w:numId="7" w16cid:durableId="1846093606">
    <w:abstractNumId w:val="11"/>
  </w:num>
  <w:num w:numId="8" w16cid:durableId="1769344832">
    <w:abstractNumId w:val="17"/>
  </w:num>
  <w:num w:numId="9" w16cid:durableId="1354260964">
    <w:abstractNumId w:val="41"/>
  </w:num>
  <w:num w:numId="10" w16cid:durableId="1337421909">
    <w:abstractNumId w:val="8"/>
  </w:num>
  <w:num w:numId="11" w16cid:durableId="1845706315">
    <w:abstractNumId w:val="51"/>
  </w:num>
  <w:num w:numId="12" w16cid:durableId="1481728695">
    <w:abstractNumId w:val="42"/>
  </w:num>
  <w:num w:numId="13" w16cid:durableId="1014770887">
    <w:abstractNumId w:val="62"/>
  </w:num>
  <w:num w:numId="14" w16cid:durableId="255135834">
    <w:abstractNumId w:val="59"/>
  </w:num>
  <w:num w:numId="15" w16cid:durableId="1595165446">
    <w:abstractNumId w:val="48"/>
  </w:num>
  <w:num w:numId="16" w16cid:durableId="2022271896">
    <w:abstractNumId w:val="64"/>
  </w:num>
  <w:num w:numId="17" w16cid:durableId="1527138201">
    <w:abstractNumId w:val="4"/>
  </w:num>
  <w:num w:numId="18" w16cid:durableId="1102068083">
    <w:abstractNumId w:val="2"/>
  </w:num>
  <w:num w:numId="19" w16cid:durableId="1327397644">
    <w:abstractNumId w:val="53"/>
  </w:num>
  <w:num w:numId="20" w16cid:durableId="1366055731">
    <w:abstractNumId w:val="40"/>
  </w:num>
  <w:num w:numId="21" w16cid:durableId="263459597">
    <w:abstractNumId w:val="26"/>
  </w:num>
  <w:num w:numId="22" w16cid:durableId="164977996">
    <w:abstractNumId w:val="60"/>
  </w:num>
  <w:num w:numId="23" w16cid:durableId="1992177468">
    <w:abstractNumId w:val="1"/>
  </w:num>
  <w:num w:numId="24" w16cid:durableId="231162742">
    <w:abstractNumId w:val="15"/>
  </w:num>
  <w:num w:numId="25" w16cid:durableId="84351250">
    <w:abstractNumId w:val="29"/>
  </w:num>
  <w:num w:numId="26" w16cid:durableId="1654525481">
    <w:abstractNumId w:val="44"/>
  </w:num>
  <w:num w:numId="27" w16cid:durableId="2091072292">
    <w:abstractNumId w:val="46"/>
  </w:num>
  <w:num w:numId="28" w16cid:durableId="597444215">
    <w:abstractNumId w:val="25"/>
  </w:num>
  <w:num w:numId="29" w16cid:durableId="898712462">
    <w:abstractNumId w:val="33"/>
  </w:num>
  <w:num w:numId="30" w16cid:durableId="722020102">
    <w:abstractNumId w:val="43"/>
  </w:num>
  <w:num w:numId="31" w16cid:durableId="45951925">
    <w:abstractNumId w:val="52"/>
  </w:num>
  <w:num w:numId="32" w16cid:durableId="478956432">
    <w:abstractNumId w:val="63"/>
  </w:num>
  <w:num w:numId="33" w16cid:durableId="495460997">
    <w:abstractNumId w:val="7"/>
  </w:num>
  <w:num w:numId="34" w16cid:durableId="1015885355">
    <w:abstractNumId w:val="56"/>
  </w:num>
  <w:num w:numId="35" w16cid:durableId="2138184025">
    <w:abstractNumId w:val="5"/>
  </w:num>
  <w:num w:numId="36" w16cid:durableId="1921016706">
    <w:abstractNumId w:val="13"/>
  </w:num>
  <w:num w:numId="37" w16cid:durableId="1340162781">
    <w:abstractNumId w:val="18"/>
  </w:num>
  <w:num w:numId="38" w16cid:durableId="1003320160">
    <w:abstractNumId w:val="38"/>
  </w:num>
  <w:num w:numId="39" w16cid:durableId="2080056070">
    <w:abstractNumId w:val="0"/>
  </w:num>
  <w:num w:numId="40" w16cid:durableId="1715496094">
    <w:abstractNumId w:val="39"/>
  </w:num>
  <w:num w:numId="41" w16cid:durableId="206844609">
    <w:abstractNumId w:val="22"/>
  </w:num>
  <w:num w:numId="42" w16cid:durableId="1915239948">
    <w:abstractNumId w:val="37"/>
  </w:num>
  <w:num w:numId="43" w16cid:durableId="125389980">
    <w:abstractNumId w:val="55"/>
  </w:num>
  <w:num w:numId="44" w16cid:durableId="373844661">
    <w:abstractNumId w:val="23"/>
  </w:num>
  <w:num w:numId="45" w16cid:durableId="511995833">
    <w:abstractNumId w:val="61"/>
  </w:num>
  <w:num w:numId="46" w16cid:durableId="1947273428">
    <w:abstractNumId w:val="31"/>
  </w:num>
  <w:num w:numId="47" w16cid:durableId="1344749903">
    <w:abstractNumId w:val="21"/>
  </w:num>
  <w:num w:numId="48" w16cid:durableId="983777669">
    <w:abstractNumId w:val="19"/>
  </w:num>
  <w:num w:numId="49" w16cid:durableId="1753308504">
    <w:abstractNumId w:val="54"/>
  </w:num>
  <w:num w:numId="50" w16cid:durableId="698699365">
    <w:abstractNumId w:val="35"/>
  </w:num>
  <w:num w:numId="51" w16cid:durableId="1368067119">
    <w:abstractNumId w:val="36"/>
  </w:num>
  <w:num w:numId="52" w16cid:durableId="1872646784">
    <w:abstractNumId w:val="20"/>
  </w:num>
  <w:num w:numId="53" w16cid:durableId="1440104821">
    <w:abstractNumId w:val="28"/>
  </w:num>
  <w:num w:numId="54" w16cid:durableId="1731885114">
    <w:abstractNumId w:val="45"/>
  </w:num>
  <w:num w:numId="55" w16cid:durableId="549533949">
    <w:abstractNumId w:val="10"/>
  </w:num>
  <w:num w:numId="56" w16cid:durableId="833767428">
    <w:abstractNumId w:val="58"/>
  </w:num>
  <w:num w:numId="57" w16cid:durableId="848641078">
    <w:abstractNumId w:val="16"/>
  </w:num>
  <w:num w:numId="58" w16cid:durableId="443692899">
    <w:abstractNumId w:val="14"/>
  </w:num>
  <w:num w:numId="59" w16cid:durableId="2040429623">
    <w:abstractNumId w:val="57"/>
  </w:num>
  <w:num w:numId="60" w16cid:durableId="1541816089">
    <w:abstractNumId w:val="12"/>
  </w:num>
  <w:num w:numId="61" w16cid:durableId="1621034669">
    <w:abstractNumId w:val="34"/>
  </w:num>
  <w:num w:numId="62" w16cid:durableId="1796484464">
    <w:abstractNumId w:val="47"/>
  </w:num>
  <w:num w:numId="63" w16cid:durableId="485127785">
    <w:abstractNumId w:val="6"/>
  </w:num>
  <w:num w:numId="64" w16cid:durableId="65342827">
    <w:abstractNumId w:val="50"/>
  </w:num>
  <w:num w:numId="65" w16cid:durableId="1950234180">
    <w:abstractNumId w:val="3"/>
  </w:num>
  <w:numIdMacAtCleanup w:val="6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Morakinyo Fadipe">
    <w15:presenceInfo w15:providerId="AD" w15:userId="S::morakinyo.fadipe@ihstowers.com::7eba34f3-9f7a-4fd6-b809-2cc032bc8a1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FBF"/>
    <w:rsid w:val="00011B4E"/>
    <w:rsid w:val="00015BD1"/>
    <w:rsid w:val="00090E71"/>
    <w:rsid w:val="0009283F"/>
    <w:rsid w:val="00101AF5"/>
    <w:rsid w:val="00116F61"/>
    <w:rsid w:val="00117E71"/>
    <w:rsid w:val="0014135F"/>
    <w:rsid w:val="001977F9"/>
    <w:rsid w:val="001B115C"/>
    <w:rsid w:val="001C44C8"/>
    <w:rsid w:val="002148AE"/>
    <w:rsid w:val="00220F7A"/>
    <w:rsid w:val="002238F3"/>
    <w:rsid w:val="0024494B"/>
    <w:rsid w:val="00285C14"/>
    <w:rsid w:val="002B1D57"/>
    <w:rsid w:val="002C1A28"/>
    <w:rsid w:val="003270C1"/>
    <w:rsid w:val="00386360"/>
    <w:rsid w:val="003C7CB6"/>
    <w:rsid w:val="003E793A"/>
    <w:rsid w:val="00491A8F"/>
    <w:rsid w:val="00491B1D"/>
    <w:rsid w:val="004C7DA1"/>
    <w:rsid w:val="0052607C"/>
    <w:rsid w:val="005462C7"/>
    <w:rsid w:val="005C1DCD"/>
    <w:rsid w:val="005D4A87"/>
    <w:rsid w:val="00644846"/>
    <w:rsid w:val="006835DC"/>
    <w:rsid w:val="006B00B5"/>
    <w:rsid w:val="00701BF4"/>
    <w:rsid w:val="007360A7"/>
    <w:rsid w:val="00770C74"/>
    <w:rsid w:val="00795FB2"/>
    <w:rsid w:val="00876735"/>
    <w:rsid w:val="008A3A43"/>
    <w:rsid w:val="008C7F38"/>
    <w:rsid w:val="00903106"/>
    <w:rsid w:val="009234B0"/>
    <w:rsid w:val="009727FB"/>
    <w:rsid w:val="009F4F4F"/>
    <w:rsid w:val="00A03028"/>
    <w:rsid w:val="00A10242"/>
    <w:rsid w:val="00A53DFE"/>
    <w:rsid w:val="00AA71CC"/>
    <w:rsid w:val="00B34E03"/>
    <w:rsid w:val="00B62D2D"/>
    <w:rsid w:val="00B6436B"/>
    <w:rsid w:val="00B8773F"/>
    <w:rsid w:val="00BB0620"/>
    <w:rsid w:val="00BC6E29"/>
    <w:rsid w:val="00BD3C26"/>
    <w:rsid w:val="00C3368E"/>
    <w:rsid w:val="00C630D0"/>
    <w:rsid w:val="00C77ADE"/>
    <w:rsid w:val="00C83FBF"/>
    <w:rsid w:val="00C917D9"/>
    <w:rsid w:val="00C9670C"/>
    <w:rsid w:val="00CB3CC9"/>
    <w:rsid w:val="00CC1387"/>
    <w:rsid w:val="00CD0237"/>
    <w:rsid w:val="00D01FF5"/>
    <w:rsid w:val="00D02BC8"/>
    <w:rsid w:val="00DB7E30"/>
    <w:rsid w:val="00E15CFA"/>
    <w:rsid w:val="00E32F6E"/>
    <w:rsid w:val="00EA46AB"/>
    <w:rsid w:val="00EC7D6A"/>
    <w:rsid w:val="00F25F03"/>
    <w:rsid w:val="00F70B08"/>
    <w:rsid w:val="00F70F51"/>
    <w:rsid w:val="00F811CE"/>
    <w:rsid w:val="00FA07A8"/>
    <w:rsid w:val="00FA65AF"/>
    <w:rsid w:val="00FA76EC"/>
    <w:rsid w:val="00FE5E08"/>
    <w:rsid w:val="00FE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3319B06"/>
  <w15:chartTrackingRefBased/>
  <w15:docId w15:val="{555FB69D-7426-6D46-9B97-757119C57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FB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3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3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3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F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F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F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F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3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3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F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F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F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F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83FB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83FB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643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436B"/>
  </w:style>
  <w:style w:type="paragraph" w:styleId="Footer">
    <w:name w:val="footer"/>
    <w:basedOn w:val="Normal"/>
    <w:link w:val="FooterChar"/>
    <w:uiPriority w:val="99"/>
    <w:unhideWhenUsed/>
    <w:rsid w:val="00B643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436B"/>
  </w:style>
  <w:style w:type="table" w:styleId="PlainTable1">
    <w:name w:val="Plain Table 1"/>
    <w:basedOn w:val="TableNormal"/>
    <w:uiPriority w:val="41"/>
    <w:rsid w:val="00F811C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3">
    <w:name w:val="List Table 3"/>
    <w:basedOn w:val="TableNormal"/>
    <w:uiPriority w:val="48"/>
    <w:rsid w:val="00F811C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F811C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Revision">
    <w:name w:val="Revision"/>
    <w:hidden/>
    <w:uiPriority w:val="99"/>
    <w:semiHidden/>
    <w:rsid w:val="001B115C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1B11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B115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B115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11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115C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1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49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62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66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14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01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0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97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500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44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27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52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53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17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52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71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2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3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0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84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99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89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00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8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155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48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123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194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74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546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0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B254CE-5C1A-4939-9D50-4E1B37080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487</Words>
  <Characters>2830</Characters>
  <Application>Microsoft Office Word</Application>
  <DocSecurity>0</DocSecurity>
  <Lines>104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Morakinyo Fadipe</cp:lastModifiedBy>
  <cp:revision>2</cp:revision>
  <cp:lastPrinted>2024-07-26T14:29:00Z</cp:lastPrinted>
  <dcterms:created xsi:type="dcterms:W3CDTF">2025-03-10T13:56:00Z</dcterms:created>
  <dcterms:modified xsi:type="dcterms:W3CDTF">2025-03-10T13:56:00Z</dcterms:modified>
</cp:coreProperties>
</file>